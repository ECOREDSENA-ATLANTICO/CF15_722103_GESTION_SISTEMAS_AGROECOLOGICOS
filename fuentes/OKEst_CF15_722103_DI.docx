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B6A64" w:rsidRDefault="00000000">
      <w:pPr>
        <w:spacing w:line="240" w:lineRule="auto"/>
        <w:jc w:val="center"/>
        <w:rPr>
          <w:b/>
          <w:sz w:val="20"/>
          <w:szCs w:val="20"/>
        </w:rPr>
      </w:pPr>
      <w:r>
        <w:rPr>
          <w:b/>
          <w:sz w:val="20"/>
          <w:szCs w:val="20"/>
        </w:rPr>
        <w:t>FORMATO PARA EL DESARROLLO DE COMPONENTE FORMATIVO</w:t>
      </w:r>
    </w:p>
    <w:p w14:paraId="00000002" w14:textId="77777777" w:rsidR="007B6A64" w:rsidRDefault="007B6A64">
      <w:pPr>
        <w:tabs>
          <w:tab w:val="left" w:pos="3224"/>
        </w:tabs>
        <w:spacing w:line="240" w:lineRule="auto"/>
        <w:jc w:val="both"/>
        <w:rPr>
          <w:sz w:val="20"/>
          <w:szCs w:val="20"/>
        </w:rPr>
      </w:pPr>
    </w:p>
    <w:tbl>
      <w:tblPr>
        <w:tblStyle w:val="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B6A64" w14:paraId="3B0FA39C" w14:textId="77777777">
        <w:trPr>
          <w:trHeight w:val="340"/>
        </w:trPr>
        <w:tc>
          <w:tcPr>
            <w:tcW w:w="3397" w:type="dxa"/>
            <w:vAlign w:val="center"/>
          </w:tcPr>
          <w:p w14:paraId="00000003" w14:textId="77777777" w:rsidR="007B6A64" w:rsidRDefault="00000000">
            <w:pPr>
              <w:jc w:val="both"/>
              <w:rPr>
                <w:sz w:val="20"/>
                <w:szCs w:val="20"/>
              </w:rPr>
            </w:pPr>
            <w:r>
              <w:rPr>
                <w:sz w:val="20"/>
                <w:szCs w:val="20"/>
              </w:rPr>
              <w:t>PROGRAMA DE FORMACIÓN</w:t>
            </w:r>
          </w:p>
        </w:tc>
        <w:tc>
          <w:tcPr>
            <w:tcW w:w="6565" w:type="dxa"/>
            <w:vAlign w:val="center"/>
          </w:tcPr>
          <w:p w14:paraId="00000004" w14:textId="77777777" w:rsidR="007B6A64" w:rsidRDefault="00000000">
            <w:pPr>
              <w:jc w:val="both"/>
              <w:rPr>
                <w:b w:val="0"/>
                <w:sz w:val="20"/>
                <w:szCs w:val="20"/>
              </w:rPr>
            </w:pPr>
            <w:r>
              <w:rPr>
                <w:b w:val="0"/>
                <w:sz w:val="20"/>
                <w:szCs w:val="20"/>
              </w:rPr>
              <w:t>Gestión de sistemas agroecológicos</w:t>
            </w:r>
          </w:p>
        </w:tc>
      </w:tr>
    </w:tbl>
    <w:p w14:paraId="00000005" w14:textId="77777777" w:rsidR="007B6A64" w:rsidRDefault="007B6A64">
      <w:pPr>
        <w:spacing w:line="240" w:lineRule="auto"/>
        <w:jc w:val="both"/>
        <w:rPr>
          <w:b/>
          <w:sz w:val="20"/>
          <w:szCs w:val="20"/>
        </w:rPr>
      </w:pPr>
    </w:p>
    <w:tbl>
      <w:tblPr>
        <w:tblStyle w:val="a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7B6A64" w14:paraId="62045A6E" w14:textId="77777777">
        <w:trPr>
          <w:trHeight w:val="1005"/>
        </w:trPr>
        <w:tc>
          <w:tcPr>
            <w:tcW w:w="1838" w:type="dxa"/>
            <w:vMerge w:val="restart"/>
            <w:vAlign w:val="center"/>
          </w:tcPr>
          <w:p w14:paraId="00000006" w14:textId="77777777" w:rsidR="007B6A64" w:rsidRDefault="00000000">
            <w:pPr>
              <w:jc w:val="both"/>
              <w:rPr>
                <w:sz w:val="20"/>
                <w:szCs w:val="20"/>
              </w:rPr>
            </w:pPr>
            <w:bookmarkStart w:id="0" w:name="_heading=h.gjdgxs" w:colFirst="0" w:colLast="0"/>
            <w:bookmarkEnd w:id="0"/>
            <w:r>
              <w:rPr>
                <w:sz w:val="20"/>
                <w:szCs w:val="20"/>
              </w:rPr>
              <w:t>COMPETENCIA</w:t>
            </w:r>
          </w:p>
        </w:tc>
        <w:tc>
          <w:tcPr>
            <w:tcW w:w="2835" w:type="dxa"/>
            <w:vMerge w:val="restart"/>
            <w:vAlign w:val="center"/>
          </w:tcPr>
          <w:p w14:paraId="00000007" w14:textId="77777777" w:rsidR="007B6A64" w:rsidRDefault="00000000">
            <w:pPr>
              <w:jc w:val="both"/>
              <w:rPr>
                <w:sz w:val="20"/>
                <w:szCs w:val="20"/>
                <w:u w:val="single"/>
              </w:rPr>
            </w:pPr>
            <w:r>
              <w:rPr>
                <w:sz w:val="20"/>
                <w:szCs w:val="20"/>
              </w:rPr>
              <w:t>270412039</w:t>
            </w:r>
            <w:r>
              <w:rPr>
                <w:b w:val="0"/>
                <w:sz w:val="20"/>
                <w:szCs w:val="20"/>
              </w:rPr>
              <w:t xml:space="preserve"> - Manejar especies pecuarias conforme con criterios técnicos y normativa de producción agropecuaria ecológica.</w:t>
            </w:r>
          </w:p>
        </w:tc>
        <w:tc>
          <w:tcPr>
            <w:tcW w:w="2126" w:type="dxa"/>
            <w:vMerge w:val="restart"/>
            <w:vAlign w:val="center"/>
          </w:tcPr>
          <w:p w14:paraId="00000008" w14:textId="77777777" w:rsidR="007B6A64" w:rsidRDefault="00000000">
            <w:pPr>
              <w:jc w:val="both"/>
              <w:rPr>
                <w:sz w:val="20"/>
                <w:szCs w:val="20"/>
              </w:rPr>
            </w:pPr>
            <w:r>
              <w:rPr>
                <w:sz w:val="20"/>
                <w:szCs w:val="20"/>
              </w:rPr>
              <w:t>RESULTADOS DE APRENDIZAJE</w:t>
            </w:r>
          </w:p>
        </w:tc>
        <w:tc>
          <w:tcPr>
            <w:tcW w:w="3163" w:type="dxa"/>
            <w:tcBorders>
              <w:bottom w:val="single" w:sz="4" w:space="0" w:color="000000"/>
            </w:tcBorders>
            <w:vAlign w:val="center"/>
          </w:tcPr>
          <w:p w14:paraId="00000009" w14:textId="77777777" w:rsidR="007B6A64" w:rsidRDefault="00000000">
            <w:pPr>
              <w:jc w:val="both"/>
              <w:rPr>
                <w:b w:val="0"/>
                <w:sz w:val="20"/>
                <w:szCs w:val="20"/>
              </w:rPr>
            </w:pPr>
            <w:r>
              <w:rPr>
                <w:b w:val="0"/>
                <w:sz w:val="20"/>
                <w:szCs w:val="20"/>
              </w:rPr>
              <w:t>270412039-03 - Aplicar prácticas zootécnicas según parámetros técnicos y principios agroecológicos.</w:t>
            </w:r>
          </w:p>
        </w:tc>
      </w:tr>
      <w:tr w:rsidR="007B6A64" w14:paraId="5C0E2818" w14:textId="77777777">
        <w:trPr>
          <w:trHeight w:val="1085"/>
        </w:trPr>
        <w:tc>
          <w:tcPr>
            <w:tcW w:w="1838" w:type="dxa"/>
            <w:vMerge/>
            <w:vAlign w:val="center"/>
          </w:tcPr>
          <w:p w14:paraId="0000000A" w14:textId="77777777" w:rsidR="007B6A64" w:rsidRDefault="007B6A64">
            <w:pPr>
              <w:widowControl w:val="0"/>
              <w:pBdr>
                <w:top w:val="nil"/>
                <w:left w:val="nil"/>
                <w:bottom w:val="nil"/>
                <w:right w:val="nil"/>
                <w:between w:val="nil"/>
              </w:pBdr>
              <w:spacing w:line="276" w:lineRule="auto"/>
              <w:rPr>
                <w:b w:val="0"/>
                <w:sz w:val="20"/>
                <w:szCs w:val="20"/>
              </w:rPr>
            </w:pPr>
          </w:p>
        </w:tc>
        <w:tc>
          <w:tcPr>
            <w:tcW w:w="2835" w:type="dxa"/>
            <w:vMerge/>
            <w:vAlign w:val="center"/>
          </w:tcPr>
          <w:p w14:paraId="0000000B" w14:textId="77777777" w:rsidR="007B6A64" w:rsidRDefault="007B6A64">
            <w:pPr>
              <w:widowControl w:val="0"/>
              <w:pBdr>
                <w:top w:val="nil"/>
                <w:left w:val="nil"/>
                <w:bottom w:val="nil"/>
                <w:right w:val="nil"/>
                <w:between w:val="nil"/>
              </w:pBdr>
              <w:spacing w:line="276" w:lineRule="auto"/>
              <w:rPr>
                <w:b w:val="0"/>
                <w:sz w:val="20"/>
                <w:szCs w:val="20"/>
              </w:rPr>
            </w:pPr>
          </w:p>
        </w:tc>
        <w:tc>
          <w:tcPr>
            <w:tcW w:w="2126" w:type="dxa"/>
            <w:vMerge/>
            <w:vAlign w:val="center"/>
          </w:tcPr>
          <w:p w14:paraId="0000000C" w14:textId="77777777" w:rsidR="007B6A64" w:rsidRDefault="007B6A64">
            <w:pPr>
              <w:widowControl w:val="0"/>
              <w:pBdr>
                <w:top w:val="nil"/>
                <w:left w:val="nil"/>
                <w:bottom w:val="nil"/>
                <w:right w:val="nil"/>
                <w:between w:val="nil"/>
              </w:pBdr>
              <w:spacing w:line="276" w:lineRule="auto"/>
              <w:rPr>
                <w:b w:val="0"/>
                <w:sz w:val="20"/>
                <w:szCs w:val="20"/>
              </w:rPr>
            </w:pPr>
          </w:p>
        </w:tc>
        <w:tc>
          <w:tcPr>
            <w:tcW w:w="3163" w:type="dxa"/>
            <w:tcBorders>
              <w:top w:val="single" w:sz="4" w:space="0" w:color="000000"/>
              <w:bottom w:val="single" w:sz="4" w:space="0" w:color="000000"/>
            </w:tcBorders>
            <w:vAlign w:val="center"/>
          </w:tcPr>
          <w:p w14:paraId="0000000D" w14:textId="77777777" w:rsidR="007B6A64" w:rsidRDefault="00000000">
            <w:pPr>
              <w:jc w:val="both"/>
              <w:rPr>
                <w:b w:val="0"/>
                <w:sz w:val="20"/>
                <w:szCs w:val="20"/>
              </w:rPr>
            </w:pPr>
            <w:r>
              <w:rPr>
                <w:b w:val="0"/>
                <w:sz w:val="20"/>
                <w:szCs w:val="20"/>
              </w:rPr>
              <w:t>270412039-04 - Implementar programa de manejo sanitario según normativa y principios agroecológicos.</w:t>
            </w:r>
          </w:p>
        </w:tc>
      </w:tr>
      <w:tr w:rsidR="007B6A64" w14:paraId="2624FD68" w14:textId="77777777">
        <w:trPr>
          <w:trHeight w:val="1552"/>
        </w:trPr>
        <w:tc>
          <w:tcPr>
            <w:tcW w:w="1838" w:type="dxa"/>
            <w:vMerge/>
            <w:vAlign w:val="center"/>
          </w:tcPr>
          <w:p w14:paraId="0000000E" w14:textId="77777777" w:rsidR="007B6A64" w:rsidRDefault="007B6A64">
            <w:pPr>
              <w:widowControl w:val="0"/>
              <w:pBdr>
                <w:top w:val="nil"/>
                <w:left w:val="nil"/>
                <w:bottom w:val="nil"/>
                <w:right w:val="nil"/>
                <w:between w:val="nil"/>
              </w:pBdr>
              <w:spacing w:line="276" w:lineRule="auto"/>
              <w:rPr>
                <w:b w:val="0"/>
                <w:sz w:val="20"/>
                <w:szCs w:val="20"/>
              </w:rPr>
            </w:pPr>
          </w:p>
        </w:tc>
        <w:tc>
          <w:tcPr>
            <w:tcW w:w="2835" w:type="dxa"/>
            <w:vMerge/>
            <w:vAlign w:val="center"/>
          </w:tcPr>
          <w:p w14:paraId="0000000F" w14:textId="77777777" w:rsidR="007B6A64" w:rsidRDefault="007B6A64">
            <w:pPr>
              <w:widowControl w:val="0"/>
              <w:pBdr>
                <w:top w:val="nil"/>
                <w:left w:val="nil"/>
                <w:bottom w:val="nil"/>
                <w:right w:val="nil"/>
                <w:between w:val="nil"/>
              </w:pBdr>
              <w:spacing w:line="276" w:lineRule="auto"/>
              <w:rPr>
                <w:b w:val="0"/>
                <w:sz w:val="20"/>
                <w:szCs w:val="20"/>
              </w:rPr>
            </w:pPr>
          </w:p>
        </w:tc>
        <w:tc>
          <w:tcPr>
            <w:tcW w:w="2126" w:type="dxa"/>
            <w:vMerge/>
            <w:vAlign w:val="center"/>
          </w:tcPr>
          <w:p w14:paraId="00000010" w14:textId="77777777" w:rsidR="007B6A64" w:rsidRDefault="007B6A64">
            <w:pPr>
              <w:widowControl w:val="0"/>
              <w:pBdr>
                <w:top w:val="nil"/>
                <w:left w:val="nil"/>
                <w:bottom w:val="nil"/>
                <w:right w:val="nil"/>
                <w:between w:val="nil"/>
              </w:pBdr>
              <w:spacing w:line="276" w:lineRule="auto"/>
              <w:rPr>
                <w:b w:val="0"/>
                <w:sz w:val="20"/>
                <w:szCs w:val="20"/>
              </w:rPr>
            </w:pPr>
          </w:p>
        </w:tc>
        <w:tc>
          <w:tcPr>
            <w:tcW w:w="3163" w:type="dxa"/>
            <w:tcBorders>
              <w:top w:val="single" w:sz="4" w:space="0" w:color="000000"/>
            </w:tcBorders>
            <w:vAlign w:val="center"/>
          </w:tcPr>
          <w:p w14:paraId="00000011" w14:textId="77777777" w:rsidR="007B6A64" w:rsidRDefault="00000000">
            <w:pPr>
              <w:jc w:val="both"/>
              <w:rPr>
                <w:b w:val="0"/>
                <w:sz w:val="20"/>
                <w:szCs w:val="20"/>
              </w:rPr>
            </w:pPr>
            <w:r>
              <w:rPr>
                <w:b w:val="0"/>
                <w:sz w:val="20"/>
                <w:szCs w:val="20"/>
              </w:rPr>
              <w:t>270412039-05 - Controlar procesos del plan de manejo productivo según características de la especie y principios agroecológicos.</w:t>
            </w:r>
          </w:p>
        </w:tc>
      </w:tr>
    </w:tbl>
    <w:p w14:paraId="00000012" w14:textId="77777777" w:rsidR="007B6A64" w:rsidRDefault="007B6A64">
      <w:pPr>
        <w:spacing w:line="240" w:lineRule="auto"/>
        <w:jc w:val="both"/>
        <w:rPr>
          <w:b/>
          <w:sz w:val="20"/>
          <w:szCs w:val="20"/>
          <w:highlight w:val="yellow"/>
        </w:rPr>
      </w:pPr>
    </w:p>
    <w:tbl>
      <w:tblPr>
        <w:tblStyle w:val="a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B6A64" w14:paraId="741A4CB4" w14:textId="77777777">
        <w:trPr>
          <w:trHeight w:val="340"/>
        </w:trPr>
        <w:tc>
          <w:tcPr>
            <w:tcW w:w="3397" w:type="dxa"/>
            <w:vAlign w:val="center"/>
          </w:tcPr>
          <w:p w14:paraId="00000013" w14:textId="77777777" w:rsidR="007B6A64" w:rsidRDefault="00000000">
            <w:pPr>
              <w:jc w:val="both"/>
              <w:rPr>
                <w:sz w:val="20"/>
                <w:szCs w:val="20"/>
              </w:rPr>
            </w:pPr>
            <w:r>
              <w:rPr>
                <w:sz w:val="20"/>
                <w:szCs w:val="20"/>
              </w:rPr>
              <w:t>NÚMERO DEL COMPONENTE FORMATIVO</w:t>
            </w:r>
          </w:p>
        </w:tc>
        <w:tc>
          <w:tcPr>
            <w:tcW w:w="6565" w:type="dxa"/>
            <w:vAlign w:val="center"/>
          </w:tcPr>
          <w:p w14:paraId="00000014" w14:textId="77777777" w:rsidR="007B6A64" w:rsidRDefault="00000000">
            <w:pPr>
              <w:jc w:val="both"/>
              <w:rPr>
                <w:b w:val="0"/>
                <w:sz w:val="20"/>
                <w:szCs w:val="20"/>
              </w:rPr>
            </w:pPr>
            <w:r>
              <w:rPr>
                <w:b w:val="0"/>
                <w:sz w:val="20"/>
                <w:szCs w:val="20"/>
              </w:rPr>
              <w:t>15</w:t>
            </w:r>
          </w:p>
        </w:tc>
      </w:tr>
      <w:tr w:rsidR="007B6A64" w14:paraId="2FFD91FF" w14:textId="77777777">
        <w:trPr>
          <w:trHeight w:val="340"/>
        </w:trPr>
        <w:tc>
          <w:tcPr>
            <w:tcW w:w="3397" w:type="dxa"/>
            <w:vAlign w:val="center"/>
          </w:tcPr>
          <w:p w14:paraId="00000015" w14:textId="77777777" w:rsidR="007B6A64" w:rsidRDefault="00000000">
            <w:pPr>
              <w:jc w:val="both"/>
              <w:rPr>
                <w:sz w:val="20"/>
                <w:szCs w:val="20"/>
              </w:rPr>
            </w:pPr>
            <w:r>
              <w:rPr>
                <w:sz w:val="20"/>
                <w:szCs w:val="20"/>
              </w:rPr>
              <w:t>NOMBRE DEL COMPONENTE FORMATIVO</w:t>
            </w:r>
          </w:p>
        </w:tc>
        <w:tc>
          <w:tcPr>
            <w:tcW w:w="6565" w:type="dxa"/>
            <w:vAlign w:val="center"/>
          </w:tcPr>
          <w:p w14:paraId="00000016" w14:textId="77777777" w:rsidR="007B6A64" w:rsidRDefault="00000000">
            <w:pPr>
              <w:jc w:val="both"/>
              <w:rPr>
                <w:b w:val="0"/>
                <w:sz w:val="20"/>
                <w:szCs w:val="20"/>
              </w:rPr>
            </w:pPr>
            <w:r>
              <w:rPr>
                <w:b w:val="0"/>
                <w:sz w:val="20"/>
                <w:szCs w:val="20"/>
              </w:rPr>
              <w:t>Labores de manejo en la producción pecuaria.</w:t>
            </w:r>
          </w:p>
        </w:tc>
      </w:tr>
      <w:tr w:rsidR="007B6A64" w14:paraId="2DD6C02D" w14:textId="77777777">
        <w:trPr>
          <w:trHeight w:val="340"/>
        </w:trPr>
        <w:tc>
          <w:tcPr>
            <w:tcW w:w="3397" w:type="dxa"/>
            <w:vAlign w:val="center"/>
          </w:tcPr>
          <w:p w14:paraId="00000017" w14:textId="77777777" w:rsidR="007B6A64" w:rsidRDefault="00000000">
            <w:pPr>
              <w:jc w:val="both"/>
              <w:rPr>
                <w:sz w:val="20"/>
                <w:szCs w:val="20"/>
              </w:rPr>
            </w:pPr>
            <w:r>
              <w:rPr>
                <w:sz w:val="20"/>
                <w:szCs w:val="20"/>
              </w:rPr>
              <w:t>BREVE DESCRIPCIÓN</w:t>
            </w:r>
          </w:p>
        </w:tc>
        <w:tc>
          <w:tcPr>
            <w:tcW w:w="6565" w:type="dxa"/>
            <w:vAlign w:val="center"/>
          </w:tcPr>
          <w:p w14:paraId="00000018" w14:textId="77777777" w:rsidR="007B6A64" w:rsidRDefault="00000000">
            <w:pPr>
              <w:jc w:val="both"/>
              <w:rPr>
                <w:b w:val="0"/>
                <w:sz w:val="20"/>
                <w:szCs w:val="20"/>
              </w:rPr>
            </w:pPr>
            <w:r>
              <w:rPr>
                <w:b w:val="0"/>
                <w:sz w:val="20"/>
                <w:szCs w:val="20"/>
              </w:rPr>
              <w:t>Este componente los lleva a entender desde una perspectiva ampliada los principios y labores del manejo animal por especie en tanto a la alimentación, alojamiento, salud, pruebas de composición, tiempos de retiro y normatividad.</w:t>
            </w:r>
          </w:p>
        </w:tc>
      </w:tr>
      <w:tr w:rsidR="007B6A64" w14:paraId="22973E57" w14:textId="77777777">
        <w:trPr>
          <w:trHeight w:val="340"/>
        </w:trPr>
        <w:tc>
          <w:tcPr>
            <w:tcW w:w="3397" w:type="dxa"/>
            <w:vAlign w:val="center"/>
          </w:tcPr>
          <w:p w14:paraId="00000019" w14:textId="77777777" w:rsidR="007B6A64" w:rsidRDefault="00000000">
            <w:pPr>
              <w:jc w:val="both"/>
              <w:rPr>
                <w:sz w:val="20"/>
                <w:szCs w:val="20"/>
              </w:rPr>
            </w:pPr>
            <w:r>
              <w:rPr>
                <w:sz w:val="20"/>
                <w:szCs w:val="20"/>
              </w:rPr>
              <w:t>PALABRAS CLAVE</w:t>
            </w:r>
          </w:p>
        </w:tc>
        <w:tc>
          <w:tcPr>
            <w:tcW w:w="6565" w:type="dxa"/>
            <w:vAlign w:val="center"/>
          </w:tcPr>
          <w:p w14:paraId="0000001A" w14:textId="77777777" w:rsidR="007B6A64" w:rsidRDefault="00000000">
            <w:pPr>
              <w:spacing w:line="276" w:lineRule="auto"/>
              <w:jc w:val="both"/>
              <w:rPr>
                <w:b w:val="0"/>
                <w:sz w:val="20"/>
                <w:szCs w:val="20"/>
              </w:rPr>
            </w:pPr>
            <w:r>
              <w:rPr>
                <w:b w:val="0"/>
                <w:sz w:val="20"/>
                <w:szCs w:val="20"/>
              </w:rPr>
              <w:t>Anatomía, Enfermedades, Producción, Sanidad, Tratamiento.</w:t>
            </w:r>
          </w:p>
        </w:tc>
      </w:tr>
    </w:tbl>
    <w:p w14:paraId="0000001B" w14:textId="77777777" w:rsidR="007B6A64" w:rsidRDefault="007B6A64">
      <w:pPr>
        <w:spacing w:line="240" w:lineRule="auto"/>
        <w:jc w:val="both"/>
        <w:rPr>
          <w:b/>
          <w:sz w:val="20"/>
          <w:szCs w:val="20"/>
        </w:rPr>
      </w:pPr>
    </w:p>
    <w:tbl>
      <w:tblPr>
        <w:tblStyle w:val="a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B6A64" w14:paraId="4ED08B12" w14:textId="77777777">
        <w:trPr>
          <w:trHeight w:val="340"/>
        </w:trPr>
        <w:tc>
          <w:tcPr>
            <w:tcW w:w="3397" w:type="dxa"/>
            <w:vAlign w:val="center"/>
          </w:tcPr>
          <w:p w14:paraId="0000001C" w14:textId="77777777" w:rsidR="007B6A64" w:rsidRDefault="00000000">
            <w:pPr>
              <w:jc w:val="both"/>
              <w:rPr>
                <w:sz w:val="20"/>
                <w:szCs w:val="20"/>
              </w:rPr>
            </w:pPr>
            <w:r>
              <w:rPr>
                <w:sz w:val="20"/>
                <w:szCs w:val="20"/>
              </w:rPr>
              <w:t>ÁREA OCUPACIONAL</w:t>
            </w:r>
          </w:p>
        </w:tc>
        <w:tc>
          <w:tcPr>
            <w:tcW w:w="6565" w:type="dxa"/>
            <w:vAlign w:val="center"/>
          </w:tcPr>
          <w:sdt>
            <w:sdtPr>
              <w:tag w:val="goog_rdk_2"/>
              <w:id w:val="-1267080870"/>
            </w:sdtPr>
            <w:sdtContent>
              <w:p w14:paraId="0000001D" w14:textId="77777777" w:rsidR="007B6A64" w:rsidRDefault="00000000">
                <w:pPr>
                  <w:jc w:val="both"/>
                  <w:rPr>
                    <w:b w:val="0"/>
                    <w:sz w:val="20"/>
                    <w:szCs w:val="20"/>
                  </w:rPr>
                </w:pPr>
                <w:sdt>
                  <w:sdtPr>
                    <w:tag w:val="goog_rdk_0"/>
                    <w:id w:val="-1614126897"/>
                  </w:sdtPr>
                  <w:sdtContent>
                    <w:r>
                      <w:rPr>
                        <w:sz w:val="20"/>
                        <w:szCs w:val="20"/>
                      </w:rPr>
                      <w:t xml:space="preserve">7-EXPLOTACIÓN PRIMARIA Y EXTRACTIVA </w:t>
                    </w:r>
                  </w:sdtContent>
                </w:sdt>
                <w:sdt>
                  <w:sdtPr>
                    <w:tag w:val="goog_rdk_1"/>
                    <w:id w:val="702208379"/>
                  </w:sdtPr>
                  <w:sdtContent/>
                </w:sdt>
              </w:p>
            </w:sdtContent>
          </w:sdt>
        </w:tc>
      </w:tr>
      <w:tr w:rsidR="007B6A64" w14:paraId="099A188E" w14:textId="77777777">
        <w:trPr>
          <w:trHeight w:val="465"/>
        </w:trPr>
        <w:tc>
          <w:tcPr>
            <w:tcW w:w="3397" w:type="dxa"/>
            <w:vAlign w:val="center"/>
          </w:tcPr>
          <w:p w14:paraId="0000001E" w14:textId="77777777" w:rsidR="007B6A64" w:rsidRDefault="00000000">
            <w:pPr>
              <w:jc w:val="both"/>
              <w:rPr>
                <w:sz w:val="20"/>
                <w:szCs w:val="20"/>
              </w:rPr>
            </w:pPr>
            <w:r>
              <w:rPr>
                <w:sz w:val="20"/>
                <w:szCs w:val="20"/>
              </w:rPr>
              <w:t>IDIOMA</w:t>
            </w:r>
          </w:p>
        </w:tc>
        <w:tc>
          <w:tcPr>
            <w:tcW w:w="6565" w:type="dxa"/>
            <w:vAlign w:val="center"/>
          </w:tcPr>
          <w:sdt>
            <w:sdtPr>
              <w:tag w:val="goog_rdk_5"/>
              <w:id w:val="-837767296"/>
            </w:sdtPr>
            <w:sdtContent>
              <w:p w14:paraId="0000001F" w14:textId="77777777" w:rsidR="007B6A64" w:rsidRDefault="00000000">
                <w:pPr>
                  <w:jc w:val="both"/>
                  <w:rPr>
                    <w:b w:val="0"/>
                    <w:sz w:val="20"/>
                    <w:szCs w:val="20"/>
                  </w:rPr>
                </w:pPr>
                <w:sdt>
                  <w:sdtPr>
                    <w:tag w:val="goog_rdk_3"/>
                    <w:id w:val="1659346175"/>
                  </w:sdtPr>
                  <w:sdtContent>
                    <w:r>
                      <w:rPr>
                        <w:sz w:val="20"/>
                        <w:szCs w:val="20"/>
                      </w:rPr>
                      <w:t>Español</w:t>
                    </w:r>
                  </w:sdtContent>
                </w:sdt>
                <w:sdt>
                  <w:sdtPr>
                    <w:tag w:val="goog_rdk_4"/>
                    <w:id w:val="1359855841"/>
                  </w:sdtPr>
                  <w:sdtContent/>
                </w:sdt>
              </w:p>
            </w:sdtContent>
          </w:sdt>
        </w:tc>
      </w:tr>
    </w:tbl>
    <w:p w14:paraId="00000020" w14:textId="77777777" w:rsidR="007B6A64" w:rsidRDefault="007B6A64">
      <w:pPr>
        <w:spacing w:line="240" w:lineRule="auto"/>
        <w:jc w:val="both"/>
        <w:rPr>
          <w:sz w:val="20"/>
          <w:szCs w:val="20"/>
          <w:highlight w:val="yellow"/>
        </w:rPr>
      </w:pPr>
    </w:p>
    <w:p w14:paraId="00000021" w14:textId="77777777" w:rsidR="007B6A64" w:rsidRDefault="007B6A64">
      <w:pPr>
        <w:spacing w:line="360" w:lineRule="auto"/>
        <w:jc w:val="both"/>
        <w:rPr>
          <w:sz w:val="20"/>
          <w:szCs w:val="20"/>
          <w:highlight w:val="yellow"/>
        </w:rPr>
      </w:pPr>
    </w:p>
    <w:p w14:paraId="00000022" w14:textId="77777777" w:rsidR="007B6A64" w:rsidRDefault="00000000">
      <w:pPr>
        <w:numPr>
          <w:ilvl w:val="0"/>
          <w:numId w:val="6"/>
        </w:numPr>
        <w:pBdr>
          <w:top w:val="nil"/>
          <w:left w:val="nil"/>
          <w:bottom w:val="nil"/>
          <w:right w:val="nil"/>
          <w:between w:val="nil"/>
        </w:pBdr>
        <w:spacing w:line="360" w:lineRule="auto"/>
        <w:ind w:left="0" w:hanging="284"/>
        <w:jc w:val="both"/>
        <w:rPr>
          <w:b/>
          <w:sz w:val="20"/>
          <w:szCs w:val="20"/>
        </w:rPr>
      </w:pPr>
      <w:r>
        <w:rPr>
          <w:b/>
          <w:sz w:val="20"/>
          <w:szCs w:val="20"/>
        </w:rPr>
        <w:t>TABLA DE CONTENIDOS</w:t>
      </w:r>
      <w:sdt>
        <w:sdtPr>
          <w:tag w:val="goog_rdk_6"/>
          <w:id w:val="-279416047"/>
        </w:sdtPr>
        <w:sdtContent>
          <w:del w:id="1" w:author="SANDRA PATRICIA HOYOS SEPULVEDA" w:date="2022-08-31T11:48:00Z">
            <w:r>
              <w:rPr>
                <w:b/>
                <w:sz w:val="20"/>
                <w:szCs w:val="20"/>
              </w:rPr>
              <w:delText>:</w:delText>
            </w:r>
          </w:del>
        </w:sdtContent>
      </w:sdt>
      <w:r>
        <w:rPr>
          <w:b/>
          <w:sz w:val="20"/>
          <w:szCs w:val="20"/>
        </w:rPr>
        <w:t xml:space="preserve"> </w:t>
      </w:r>
    </w:p>
    <w:p w14:paraId="00000023" w14:textId="77777777" w:rsidR="007B6A64" w:rsidRDefault="007B6A64">
      <w:pPr>
        <w:pBdr>
          <w:top w:val="nil"/>
          <w:left w:val="nil"/>
          <w:bottom w:val="nil"/>
          <w:right w:val="nil"/>
          <w:between w:val="nil"/>
        </w:pBdr>
        <w:spacing w:line="360" w:lineRule="auto"/>
        <w:jc w:val="both"/>
        <w:rPr>
          <w:b/>
          <w:sz w:val="20"/>
          <w:szCs w:val="20"/>
        </w:rPr>
      </w:pPr>
    </w:p>
    <w:p w14:paraId="00000024" w14:textId="77777777" w:rsidR="007B6A64" w:rsidRDefault="00000000">
      <w:pPr>
        <w:pBdr>
          <w:top w:val="nil"/>
          <w:left w:val="nil"/>
          <w:bottom w:val="nil"/>
          <w:right w:val="nil"/>
          <w:between w:val="nil"/>
        </w:pBdr>
        <w:spacing w:line="360" w:lineRule="auto"/>
        <w:jc w:val="both"/>
        <w:rPr>
          <w:b/>
          <w:sz w:val="20"/>
          <w:szCs w:val="20"/>
        </w:rPr>
      </w:pPr>
      <w:r>
        <w:rPr>
          <w:b/>
          <w:sz w:val="20"/>
          <w:szCs w:val="20"/>
        </w:rPr>
        <w:t>Introducción</w:t>
      </w:r>
    </w:p>
    <w:p w14:paraId="00000025" w14:textId="77777777" w:rsidR="007B6A64" w:rsidRDefault="00000000">
      <w:pPr>
        <w:spacing w:line="360" w:lineRule="auto"/>
        <w:jc w:val="both"/>
        <w:rPr>
          <w:b/>
          <w:sz w:val="20"/>
          <w:szCs w:val="20"/>
        </w:rPr>
      </w:pPr>
      <w:r>
        <w:rPr>
          <w:b/>
          <w:sz w:val="20"/>
          <w:szCs w:val="20"/>
        </w:rPr>
        <w:t>1. Labores de manejo animal por especie</w:t>
      </w:r>
    </w:p>
    <w:p w14:paraId="00000026" w14:textId="77777777" w:rsidR="007B6A64" w:rsidRDefault="00000000">
      <w:pPr>
        <w:spacing w:line="360" w:lineRule="auto"/>
        <w:jc w:val="both"/>
        <w:rPr>
          <w:b/>
          <w:sz w:val="20"/>
          <w:szCs w:val="20"/>
        </w:rPr>
      </w:pPr>
      <w:r>
        <w:rPr>
          <w:b/>
          <w:sz w:val="20"/>
          <w:szCs w:val="20"/>
        </w:rPr>
        <w:t>2. Identificación animal</w:t>
      </w:r>
    </w:p>
    <w:p w14:paraId="00000027" w14:textId="77777777" w:rsidR="007B6A64" w:rsidRDefault="00000000">
      <w:pPr>
        <w:spacing w:line="360" w:lineRule="auto"/>
        <w:jc w:val="both"/>
        <w:rPr>
          <w:b/>
          <w:sz w:val="20"/>
          <w:szCs w:val="20"/>
        </w:rPr>
      </w:pPr>
      <w:r>
        <w:rPr>
          <w:b/>
          <w:sz w:val="20"/>
          <w:szCs w:val="20"/>
        </w:rPr>
        <w:t>3. Conducción y movimiento de animales</w:t>
      </w:r>
    </w:p>
    <w:p w14:paraId="00000028" w14:textId="77777777" w:rsidR="007B6A64" w:rsidRDefault="00000000">
      <w:pPr>
        <w:spacing w:line="360" w:lineRule="auto"/>
        <w:jc w:val="both"/>
        <w:rPr>
          <w:b/>
          <w:sz w:val="20"/>
          <w:szCs w:val="20"/>
        </w:rPr>
      </w:pPr>
      <w:r>
        <w:rPr>
          <w:b/>
          <w:sz w:val="20"/>
          <w:szCs w:val="20"/>
        </w:rPr>
        <w:t>4. Anatomía de las especies pecuarias</w:t>
      </w:r>
    </w:p>
    <w:p w14:paraId="00000029" w14:textId="77777777" w:rsidR="007B6A64" w:rsidRDefault="00000000">
      <w:pPr>
        <w:spacing w:line="360" w:lineRule="auto"/>
        <w:ind w:left="284"/>
        <w:jc w:val="both"/>
        <w:rPr>
          <w:sz w:val="20"/>
          <w:szCs w:val="20"/>
        </w:rPr>
      </w:pPr>
      <w:r>
        <w:rPr>
          <w:sz w:val="20"/>
          <w:szCs w:val="20"/>
        </w:rPr>
        <w:t>4.1. Enfermedades de las especies pecuarias</w:t>
      </w:r>
    </w:p>
    <w:p w14:paraId="0000002A" w14:textId="77777777" w:rsidR="007B6A64" w:rsidRDefault="00000000">
      <w:pPr>
        <w:spacing w:line="360" w:lineRule="auto"/>
        <w:ind w:left="284"/>
        <w:jc w:val="both"/>
        <w:rPr>
          <w:sz w:val="20"/>
          <w:szCs w:val="20"/>
        </w:rPr>
      </w:pPr>
      <w:r>
        <w:rPr>
          <w:sz w:val="20"/>
          <w:szCs w:val="20"/>
        </w:rPr>
        <w:t>4.2. Plan sanitario</w:t>
      </w:r>
    </w:p>
    <w:p w14:paraId="0000002B" w14:textId="77777777" w:rsidR="007B6A64" w:rsidRDefault="00000000">
      <w:pPr>
        <w:spacing w:line="360" w:lineRule="auto"/>
        <w:ind w:left="284"/>
        <w:jc w:val="both"/>
        <w:rPr>
          <w:sz w:val="20"/>
          <w:szCs w:val="20"/>
        </w:rPr>
      </w:pPr>
      <w:r>
        <w:rPr>
          <w:sz w:val="20"/>
          <w:szCs w:val="20"/>
        </w:rPr>
        <w:t>4.3. Protocolos para toma y envío de muestras al laboratorio</w:t>
      </w:r>
    </w:p>
    <w:p w14:paraId="0000002C" w14:textId="77777777" w:rsidR="007B6A64" w:rsidRDefault="00000000">
      <w:pPr>
        <w:spacing w:line="360" w:lineRule="auto"/>
        <w:ind w:left="284"/>
        <w:jc w:val="both"/>
        <w:rPr>
          <w:sz w:val="20"/>
          <w:szCs w:val="20"/>
        </w:rPr>
      </w:pPr>
      <w:r>
        <w:rPr>
          <w:sz w:val="20"/>
          <w:szCs w:val="20"/>
        </w:rPr>
        <w:t>4.4. Sujeción e inmovilización de animales</w:t>
      </w:r>
    </w:p>
    <w:p w14:paraId="0000002D" w14:textId="77777777" w:rsidR="007B6A64" w:rsidRDefault="00000000">
      <w:pPr>
        <w:spacing w:line="360" w:lineRule="auto"/>
        <w:jc w:val="both"/>
        <w:rPr>
          <w:b/>
          <w:sz w:val="20"/>
          <w:szCs w:val="20"/>
        </w:rPr>
      </w:pPr>
      <w:r>
        <w:rPr>
          <w:b/>
          <w:sz w:val="20"/>
          <w:szCs w:val="20"/>
        </w:rPr>
        <w:t>5. Medicamentos</w:t>
      </w:r>
    </w:p>
    <w:p w14:paraId="0000002E" w14:textId="77777777" w:rsidR="007B6A64" w:rsidRDefault="00000000">
      <w:pPr>
        <w:spacing w:line="360" w:lineRule="auto"/>
        <w:jc w:val="both"/>
        <w:rPr>
          <w:b/>
          <w:sz w:val="20"/>
          <w:szCs w:val="20"/>
        </w:rPr>
      </w:pPr>
      <w:r>
        <w:rPr>
          <w:b/>
          <w:sz w:val="20"/>
          <w:szCs w:val="20"/>
        </w:rPr>
        <w:lastRenderedPageBreak/>
        <w:t>6. Tratamientos alternativos</w:t>
      </w:r>
    </w:p>
    <w:p w14:paraId="0000002F" w14:textId="77777777" w:rsidR="007B6A64" w:rsidRDefault="00000000">
      <w:pPr>
        <w:spacing w:line="360" w:lineRule="auto"/>
        <w:jc w:val="both"/>
        <w:rPr>
          <w:b/>
          <w:sz w:val="20"/>
          <w:szCs w:val="20"/>
        </w:rPr>
      </w:pPr>
      <w:r>
        <w:rPr>
          <w:b/>
          <w:sz w:val="20"/>
          <w:szCs w:val="20"/>
        </w:rPr>
        <w:t>7. Registros</w:t>
      </w:r>
    </w:p>
    <w:p w14:paraId="00000030" w14:textId="77777777" w:rsidR="007B6A64" w:rsidRDefault="00000000">
      <w:pPr>
        <w:spacing w:line="360" w:lineRule="auto"/>
        <w:ind w:left="284"/>
        <w:jc w:val="both"/>
        <w:rPr>
          <w:sz w:val="20"/>
          <w:szCs w:val="20"/>
        </w:rPr>
      </w:pPr>
      <w:r>
        <w:rPr>
          <w:sz w:val="20"/>
          <w:szCs w:val="20"/>
        </w:rPr>
        <w:t>7.1. Indicadores de bienestar animal</w:t>
      </w:r>
    </w:p>
    <w:p w14:paraId="00000031" w14:textId="77777777" w:rsidR="007B6A64" w:rsidRDefault="00000000">
      <w:pPr>
        <w:spacing w:line="360" w:lineRule="auto"/>
        <w:ind w:left="284"/>
        <w:jc w:val="both"/>
        <w:rPr>
          <w:sz w:val="20"/>
          <w:szCs w:val="20"/>
        </w:rPr>
      </w:pPr>
      <w:r>
        <w:rPr>
          <w:sz w:val="20"/>
          <w:szCs w:val="20"/>
        </w:rPr>
        <w:t>7.2 Control de calidad y puntos de control</w:t>
      </w:r>
    </w:p>
    <w:p w14:paraId="00000032" w14:textId="77777777" w:rsidR="007B6A64" w:rsidRDefault="007B6A64">
      <w:pPr>
        <w:spacing w:line="360" w:lineRule="auto"/>
        <w:jc w:val="both"/>
        <w:rPr>
          <w:b/>
          <w:sz w:val="20"/>
          <w:szCs w:val="20"/>
        </w:rPr>
      </w:pPr>
    </w:p>
    <w:p w14:paraId="00000033" w14:textId="77777777" w:rsidR="007B6A64" w:rsidRDefault="00000000">
      <w:pPr>
        <w:numPr>
          <w:ilvl w:val="0"/>
          <w:numId w:val="6"/>
        </w:numPr>
        <w:pBdr>
          <w:top w:val="nil"/>
          <w:left w:val="nil"/>
          <w:bottom w:val="nil"/>
          <w:right w:val="nil"/>
          <w:between w:val="nil"/>
        </w:pBdr>
        <w:spacing w:line="360" w:lineRule="auto"/>
        <w:ind w:left="284" w:hanging="284"/>
        <w:jc w:val="both"/>
        <w:rPr>
          <w:b/>
          <w:sz w:val="20"/>
          <w:szCs w:val="20"/>
        </w:rPr>
      </w:pPr>
      <w:commentRangeStart w:id="2"/>
      <w:r>
        <w:rPr>
          <w:b/>
          <w:sz w:val="20"/>
          <w:szCs w:val="20"/>
        </w:rPr>
        <w:t>INTRODUCCIÓN</w:t>
      </w:r>
      <w:commentRangeEnd w:id="2"/>
      <w:r w:rsidR="003848EE">
        <w:rPr>
          <w:rStyle w:val="Refdecomentario"/>
        </w:rPr>
        <w:commentReference w:id="2"/>
      </w:r>
    </w:p>
    <w:p w14:paraId="00000034" w14:textId="77777777" w:rsidR="007B6A64" w:rsidRDefault="007B6A64">
      <w:pPr>
        <w:pBdr>
          <w:top w:val="nil"/>
          <w:left w:val="nil"/>
          <w:bottom w:val="nil"/>
          <w:right w:val="nil"/>
          <w:between w:val="nil"/>
        </w:pBdr>
        <w:spacing w:line="360" w:lineRule="auto"/>
        <w:jc w:val="both"/>
        <w:rPr>
          <w:b/>
          <w:sz w:val="20"/>
          <w:szCs w:val="20"/>
        </w:rPr>
      </w:pPr>
    </w:p>
    <w:p w14:paraId="00000035" w14:textId="77777777" w:rsidR="007B6A64" w:rsidRDefault="00000000">
      <w:pPr>
        <w:pBdr>
          <w:top w:val="nil"/>
          <w:left w:val="nil"/>
          <w:bottom w:val="nil"/>
          <w:right w:val="nil"/>
          <w:between w:val="nil"/>
        </w:pBdr>
        <w:spacing w:line="360" w:lineRule="auto"/>
        <w:jc w:val="both"/>
        <w:rPr>
          <w:sz w:val="20"/>
          <w:szCs w:val="20"/>
        </w:rPr>
      </w:pPr>
      <w:r>
        <w:rPr>
          <w:sz w:val="20"/>
          <w:szCs w:val="20"/>
        </w:rPr>
        <w:t>Le damos la bienvenida al componente formativo denominado “</w:t>
      </w:r>
      <w:sdt>
        <w:sdtPr>
          <w:tag w:val="goog_rdk_7"/>
          <w:id w:val="-1320495528"/>
        </w:sdtPr>
        <w:sdtContent>
          <w:r>
            <w:rPr>
              <w:sz w:val="20"/>
              <w:szCs w:val="20"/>
              <w:rPrChange w:id="3" w:author="SANDRA PATRICIA HOYOS SEPULVEDA" w:date="2022-08-31T11:48:00Z">
                <w:rPr>
                  <w:b/>
                  <w:sz w:val="20"/>
                  <w:szCs w:val="20"/>
                </w:rPr>
              </w:rPrChange>
            </w:rPr>
            <w:t>Labores de manejo en la producción pecuaria”,</w:t>
          </w:r>
        </w:sdtContent>
      </w:sdt>
      <w:r>
        <w:rPr>
          <w:b/>
          <w:sz w:val="20"/>
          <w:szCs w:val="20"/>
        </w:rPr>
        <w:t xml:space="preserve"> </w:t>
      </w:r>
      <w:r>
        <w:rPr>
          <w:sz w:val="20"/>
          <w:szCs w:val="20"/>
        </w:rPr>
        <w:t>en el cual</w:t>
      </w:r>
      <w:sdt>
        <w:sdtPr>
          <w:tag w:val="goog_rdk_8"/>
          <w:id w:val="1338880515"/>
        </w:sdtPr>
        <w:sdtContent>
          <w:ins w:id="4" w:author="SANDRA PATRICIA HOYOS SEPULVEDA" w:date="2022-08-31T11:48:00Z">
            <w:r>
              <w:rPr>
                <w:sz w:val="20"/>
                <w:szCs w:val="20"/>
              </w:rPr>
              <w:t>,</w:t>
            </w:r>
          </w:ins>
        </w:sdtContent>
      </w:sdt>
      <w:r>
        <w:rPr>
          <w:sz w:val="20"/>
          <w:szCs w:val="20"/>
        </w:rPr>
        <w:t xml:space="preserve"> se desarrollan temáticas sobre el proceso de manipulación de los animales para su desplazamiento mediante el estudio de la etología y comportamiento animal, la cual nos va brindar un conocimiento de la manera ideal para el manejo dentro y fuera de la explotación con el fin de incrementar la producción y por ende la rentabilidad. Comencemos con la siguiente información: </w:t>
      </w:r>
    </w:p>
    <w:p w14:paraId="00000036" w14:textId="77777777" w:rsidR="007B6A64" w:rsidRDefault="00000000">
      <w:pPr>
        <w:pBdr>
          <w:top w:val="nil"/>
          <w:left w:val="nil"/>
          <w:bottom w:val="nil"/>
          <w:right w:val="nil"/>
          <w:between w:val="nil"/>
        </w:pBdr>
        <w:spacing w:line="360" w:lineRule="auto"/>
        <w:jc w:val="both"/>
        <w:rPr>
          <w:sz w:val="20"/>
          <w:szCs w:val="20"/>
        </w:rPr>
      </w:pPr>
      <w:r>
        <w:rPr>
          <w:noProof/>
        </w:rPr>
        <mc:AlternateContent>
          <mc:Choice Requires="wps">
            <w:drawing>
              <wp:anchor distT="0" distB="0" distL="114300" distR="114300" simplePos="0" relativeHeight="251658240" behindDoc="0" locked="0" layoutInCell="1" hidden="0" allowOverlap="1" wp14:anchorId="52D93209" wp14:editId="71615BE8">
                <wp:simplePos x="0" y="0"/>
                <wp:positionH relativeFrom="column">
                  <wp:posOffset>469900</wp:posOffset>
                </wp:positionH>
                <wp:positionV relativeFrom="paragraph">
                  <wp:posOffset>203200</wp:posOffset>
                </wp:positionV>
                <wp:extent cx="5047615" cy="464185"/>
                <wp:effectExtent l="0" t="0" r="0" b="0"/>
                <wp:wrapNone/>
                <wp:docPr id="382" name="Rectángulo 382"/>
                <wp:cNvGraphicFramePr/>
                <a:graphic xmlns:a="http://schemas.openxmlformats.org/drawingml/2006/main">
                  <a:graphicData uri="http://schemas.microsoft.com/office/word/2010/wordprocessingShape">
                    <wps:wsp>
                      <wps:cNvSpPr/>
                      <wps:spPr>
                        <a:xfrm>
                          <a:off x="2828543" y="3554258"/>
                          <a:ext cx="5034915" cy="45148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14:paraId="0FD8EF8A" w14:textId="61D2FE1C" w:rsidR="007B6A64" w:rsidRDefault="00000000">
                            <w:pPr>
                              <w:spacing w:line="275" w:lineRule="auto"/>
                              <w:jc w:val="center"/>
                              <w:textDirection w:val="btLr"/>
                            </w:pPr>
                            <w:r>
                              <w:rPr>
                                <w:color w:val="FFFFFF"/>
                                <w:sz w:val="28"/>
                              </w:rPr>
                              <w:t>CF15_Video_Introduccion</w:t>
                            </w:r>
                          </w:p>
                        </w:txbxContent>
                      </wps:txbx>
                      <wps:bodyPr spcFirstLastPara="1" wrap="square" lIns="91425" tIns="45700" rIns="91425" bIns="45700" anchor="ctr" anchorCtr="0">
                        <a:noAutofit/>
                      </wps:bodyPr>
                    </wps:wsp>
                  </a:graphicData>
                </a:graphic>
              </wp:anchor>
            </w:drawing>
          </mc:Choice>
          <mc:Fallback>
            <w:pict>
              <v:rect w14:anchorId="52D93209" id="Rectángulo 382" o:spid="_x0000_s1026" style="position:absolute;left:0;text-align:left;margin-left:37pt;margin-top:16pt;width:397.45pt;height:36.5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" fillcolor="#c0504d [3205]" strokecolor="#42719b" strokeweight="1pt">
                <v:stroke startarrowwidth="narrow" startarrowlength="short" endarrowwidth="narrow" endarrowlength="short" miterlimit="5243f"/>
                <v:textbox inset="2.53958mm,1.2694mm,2.53958mm,1.2694mm">
                  <w:txbxContent>
                    <w:p w14:paraId="0FD8EF8A" w14:textId="61D2FE1C" w:rsidR="007B6A64" w:rsidRDefault="00000000">
                      <w:pPr>
                        <w:spacing w:line="275" w:lineRule="auto"/>
                        <w:jc w:val="center"/>
                        <w:textDirection w:val="btLr"/>
                      </w:pPr>
                      <w:r>
                        <w:rPr>
                          <w:color w:val="FFFFFF"/>
                          <w:sz w:val="28"/>
                        </w:rPr>
                        <w:t>CF15_Video_Introduccion</w:t>
                      </w:r>
                    </w:p>
                  </w:txbxContent>
                </v:textbox>
              </v:rect>
            </w:pict>
          </mc:Fallback>
        </mc:AlternateContent>
      </w:r>
    </w:p>
    <w:p w14:paraId="00000037" w14:textId="77777777" w:rsidR="007B6A64" w:rsidRDefault="007B6A64">
      <w:pPr>
        <w:pBdr>
          <w:top w:val="nil"/>
          <w:left w:val="nil"/>
          <w:bottom w:val="nil"/>
          <w:right w:val="nil"/>
          <w:between w:val="nil"/>
        </w:pBdr>
        <w:spacing w:line="360" w:lineRule="auto"/>
        <w:jc w:val="both"/>
        <w:rPr>
          <w:color w:val="FFFFFF"/>
          <w:sz w:val="28"/>
          <w:szCs w:val="28"/>
        </w:rPr>
      </w:pPr>
    </w:p>
    <w:p w14:paraId="00000038" w14:textId="77777777" w:rsidR="007B6A64" w:rsidRDefault="007B6A64">
      <w:pPr>
        <w:pBdr>
          <w:top w:val="nil"/>
          <w:left w:val="nil"/>
          <w:bottom w:val="nil"/>
          <w:right w:val="nil"/>
          <w:between w:val="nil"/>
        </w:pBdr>
        <w:spacing w:line="360" w:lineRule="auto"/>
        <w:jc w:val="both"/>
        <w:rPr>
          <w:color w:val="FFFFFF"/>
          <w:sz w:val="28"/>
          <w:szCs w:val="28"/>
        </w:rPr>
      </w:pPr>
    </w:p>
    <w:p w14:paraId="00000039" w14:textId="77777777" w:rsidR="007B6A64" w:rsidRDefault="007B6A64">
      <w:pPr>
        <w:jc w:val="both"/>
        <w:rPr>
          <w:sz w:val="20"/>
          <w:szCs w:val="20"/>
          <w:highlight w:val="white"/>
        </w:rPr>
      </w:pPr>
    </w:p>
    <w:p w14:paraId="0000003A" w14:textId="77777777" w:rsidR="007B6A64" w:rsidRDefault="00000000">
      <w:pPr>
        <w:numPr>
          <w:ilvl w:val="0"/>
          <w:numId w:val="6"/>
        </w:numPr>
        <w:pBdr>
          <w:top w:val="nil"/>
          <w:left w:val="nil"/>
          <w:bottom w:val="nil"/>
          <w:right w:val="nil"/>
          <w:between w:val="nil"/>
        </w:pBdr>
        <w:spacing w:line="360" w:lineRule="auto"/>
        <w:jc w:val="both"/>
        <w:rPr>
          <w:b/>
          <w:color w:val="000000"/>
          <w:sz w:val="20"/>
          <w:szCs w:val="20"/>
        </w:rPr>
      </w:pPr>
      <w:r>
        <w:rPr>
          <w:b/>
          <w:color w:val="000000"/>
          <w:sz w:val="20"/>
          <w:szCs w:val="20"/>
        </w:rPr>
        <w:t xml:space="preserve">DESARROLLO DE </w:t>
      </w:r>
      <w:commentRangeStart w:id="5"/>
      <w:r>
        <w:rPr>
          <w:b/>
          <w:color w:val="000000"/>
          <w:sz w:val="20"/>
          <w:szCs w:val="20"/>
        </w:rPr>
        <w:t>CONTENIDOS</w:t>
      </w:r>
      <w:commentRangeEnd w:id="5"/>
      <w:r w:rsidR="00B645F0">
        <w:rPr>
          <w:rStyle w:val="Refdecomentario"/>
        </w:rPr>
        <w:commentReference w:id="5"/>
      </w:r>
    </w:p>
    <w:p w14:paraId="0000003B" w14:textId="77777777" w:rsidR="007B6A64" w:rsidRDefault="007B6A64">
      <w:pPr>
        <w:pBdr>
          <w:top w:val="nil"/>
          <w:left w:val="nil"/>
          <w:bottom w:val="nil"/>
          <w:right w:val="nil"/>
          <w:between w:val="nil"/>
        </w:pBdr>
        <w:spacing w:line="360" w:lineRule="auto"/>
        <w:jc w:val="both"/>
        <w:rPr>
          <w:b/>
          <w:sz w:val="20"/>
          <w:szCs w:val="20"/>
        </w:rPr>
      </w:pPr>
    </w:p>
    <w:p w14:paraId="0000003C" w14:textId="77777777" w:rsidR="007B6A64" w:rsidRDefault="00000000">
      <w:pPr>
        <w:pBdr>
          <w:top w:val="nil"/>
          <w:left w:val="nil"/>
          <w:bottom w:val="nil"/>
          <w:right w:val="nil"/>
          <w:between w:val="nil"/>
        </w:pBdr>
        <w:spacing w:line="360" w:lineRule="auto"/>
        <w:jc w:val="both"/>
        <w:rPr>
          <w:b/>
          <w:sz w:val="20"/>
          <w:szCs w:val="20"/>
        </w:rPr>
      </w:pPr>
      <w:r>
        <w:rPr>
          <w:b/>
          <w:sz w:val="20"/>
          <w:szCs w:val="20"/>
        </w:rPr>
        <w:t xml:space="preserve">1. Labores de manejo animal por especie </w:t>
      </w:r>
    </w:p>
    <w:p w14:paraId="0000003D" w14:textId="77777777" w:rsidR="007B6A64" w:rsidRDefault="007B6A64">
      <w:pPr>
        <w:pBdr>
          <w:top w:val="nil"/>
          <w:left w:val="nil"/>
          <w:bottom w:val="nil"/>
          <w:right w:val="nil"/>
          <w:between w:val="nil"/>
        </w:pBdr>
        <w:spacing w:line="360" w:lineRule="auto"/>
        <w:jc w:val="both"/>
        <w:rPr>
          <w:sz w:val="20"/>
          <w:szCs w:val="20"/>
        </w:rPr>
      </w:pPr>
    </w:p>
    <w:p w14:paraId="0000003E" w14:textId="77777777" w:rsidR="007B6A64" w:rsidRDefault="00000000">
      <w:pPr>
        <w:pBdr>
          <w:top w:val="nil"/>
          <w:left w:val="nil"/>
          <w:bottom w:val="nil"/>
          <w:right w:val="nil"/>
          <w:between w:val="nil"/>
        </w:pBdr>
        <w:spacing w:line="360" w:lineRule="auto"/>
        <w:jc w:val="both"/>
        <w:rPr>
          <w:sz w:val="20"/>
          <w:szCs w:val="20"/>
        </w:rPr>
      </w:pPr>
      <w:r>
        <w:rPr>
          <w:sz w:val="20"/>
          <w:szCs w:val="20"/>
        </w:rPr>
        <w:t xml:space="preserve">Las labores de manejo son las actividades que se realizan para sujetar, inmovilizar, derribar, transportar, castrar, </w:t>
      </w:r>
      <w:proofErr w:type="spellStart"/>
      <w:r>
        <w:rPr>
          <w:sz w:val="20"/>
          <w:szCs w:val="20"/>
        </w:rPr>
        <w:t>topizar</w:t>
      </w:r>
      <w:proofErr w:type="spellEnd"/>
      <w:r>
        <w:rPr>
          <w:sz w:val="20"/>
          <w:szCs w:val="20"/>
        </w:rPr>
        <w:t xml:space="preserve">, identificar y/o registrar los animales en la producción pecuaria con el fin de mejorar el funcionamiento de la empresa. Dado lo anterior revisemos el manejo por diferentes especies: </w:t>
      </w:r>
    </w:p>
    <w:p w14:paraId="0000003F" w14:textId="77777777" w:rsidR="007B6A64" w:rsidRDefault="00000000">
      <w:pPr>
        <w:pBdr>
          <w:top w:val="nil"/>
          <w:left w:val="nil"/>
          <w:bottom w:val="nil"/>
          <w:right w:val="nil"/>
          <w:between w:val="nil"/>
        </w:pBdr>
        <w:spacing w:line="360" w:lineRule="auto"/>
        <w:jc w:val="both"/>
        <w:rPr>
          <w:sz w:val="20"/>
          <w:szCs w:val="20"/>
        </w:rPr>
      </w:pPr>
      <w:r>
        <w:rPr>
          <w:noProof/>
        </w:rPr>
        <mc:AlternateContent>
          <mc:Choice Requires="wps">
            <w:drawing>
              <wp:anchor distT="0" distB="0" distL="114300" distR="114300" simplePos="0" relativeHeight="251659264" behindDoc="0" locked="0" layoutInCell="1" hidden="0" allowOverlap="1" wp14:anchorId="3F0FCEEA" wp14:editId="5C81B5C2">
                <wp:simplePos x="0" y="0"/>
                <wp:positionH relativeFrom="column">
                  <wp:posOffset>482600</wp:posOffset>
                </wp:positionH>
                <wp:positionV relativeFrom="paragraph">
                  <wp:posOffset>203200</wp:posOffset>
                </wp:positionV>
                <wp:extent cx="5047615" cy="464185"/>
                <wp:effectExtent l="0" t="0" r="0" b="0"/>
                <wp:wrapNone/>
                <wp:docPr id="385" name="Rectángulo 385"/>
                <wp:cNvGraphicFramePr/>
                <a:graphic xmlns:a="http://schemas.openxmlformats.org/drawingml/2006/main">
                  <a:graphicData uri="http://schemas.microsoft.com/office/word/2010/wordprocessingShape">
                    <wps:wsp>
                      <wps:cNvSpPr/>
                      <wps:spPr>
                        <a:xfrm>
                          <a:off x="2828543" y="3554258"/>
                          <a:ext cx="5034915" cy="45148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14:paraId="47321303" w14:textId="77777777" w:rsidR="007B6A64" w:rsidRDefault="00000000">
                            <w:pPr>
                              <w:spacing w:line="275" w:lineRule="auto"/>
                              <w:jc w:val="center"/>
                              <w:textDirection w:val="btLr"/>
                            </w:pPr>
                            <w:r>
                              <w:rPr>
                                <w:color w:val="FFFFFF"/>
                                <w:sz w:val="28"/>
                              </w:rPr>
                              <w:t>CF15_1_Slide_diapositivas_titulos_Manejo animal</w:t>
                            </w:r>
                          </w:p>
                        </w:txbxContent>
                      </wps:txbx>
                      <wps:bodyPr spcFirstLastPara="1" wrap="square" lIns="91425" tIns="45700" rIns="91425" bIns="45700" anchor="ctr" anchorCtr="0">
                        <a:noAutofit/>
                      </wps:bodyPr>
                    </wps:wsp>
                  </a:graphicData>
                </a:graphic>
              </wp:anchor>
            </w:drawing>
          </mc:Choice>
          <mc:Fallback>
            <w:pict>
              <v:rect w14:anchorId="3F0FCEEA" id="Rectángulo 385" o:spid="_x0000_s1027" style="position:absolute;left:0;text-align:left;margin-left:38pt;margin-top:16pt;width:397.45pt;height:36.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" fillcolor="#c0504d [3205]" strokecolor="#42719b" strokeweight="1pt">
                <v:stroke startarrowwidth="narrow" startarrowlength="short" endarrowwidth="narrow" endarrowlength="short" miterlimit="5243f"/>
                <v:textbox inset="2.53958mm,1.2694mm,2.53958mm,1.2694mm">
                  <w:txbxContent>
                    <w:p w14:paraId="47321303" w14:textId="77777777" w:rsidR="007B6A64" w:rsidRDefault="00000000">
                      <w:pPr>
                        <w:spacing w:line="275" w:lineRule="auto"/>
                        <w:jc w:val="center"/>
                        <w:textDirection w:val="btLr"/>
                      </w:pPr>
                      <w:r>
                        <w:rPr>
                          <w:color w:val="FFFFFF"/>
                          <w:sz w:val="28"/>
                        </w:rPr>
                        <w:t>CF15_1_Slide_diapositivas_titulos_Manejo animal</w:t>
                      </w:r>
                    </w:p>
                  </w:txbxContent>
                </v:textbox>
              </v:rect>
            </w:pict>
          </mc:Fallback>
        </mc:AlternateContent>
      </w:r>
    </w:p>
    <w:p w14:paraId="00000040" w14:textId="77777777" w:rsidR="007B6A64" w:rsidRDefault="007B6A64">
      <w:pPr>
        <w:pBdr>
          <w:top w:val="nil"/>
          <w:left w:val="nil"/>
          <w:bottom w:val="nil"/>
          <w:right w:val="nil"/>
          <w:between w:val="nil"/>
        </w:pBdr>
        <w:spacing w:line="360" w:lineRule="auto"/>
        <w:jc w:val="both"/>
        <w:rPr>
          <w:sz w:val="20"/>
          <w:szCs w:val="20"/>
        </w:rPr>
      </w:pPr>
    </w:p>
    <w:p w14:paraId="00000041" w14:textId="77777777" w:rsidR="007B6A64" w:rsidRDefault="007B6A64">
      <w:pPr>
        <w:pBdr>
          <w:top w:val="nil"/>
          <w:left w:val="nil"/>
          <w:bottom w:val="nil"/>
          <w:right w:val="nil"/>
          <w:between w:val="nil"/>
        </w:pBdr>
        <w:spacing w:line="360" w:lineRule="auto"/>
        <w:jc w:val="both"/>
        <w:rPr>
          <w:sz w:val="20"/>
          <w:szCs w:val="20"/>
        </w:rPr>
      </w:pPr>
    </w:p>
    <w:p w14:paraId="00000042" w14:textId="77777777" w:rsidR="007B6A64" w:rsidRDefault="007B6A64">
      <w:pPr>
        <w:pBdr>
          <w:top w:val="nil"/>
          <w:left w:val="nil"/>
          <w:bottom w:val="nil"/>
          <w:right w:val="nil"/>
          <w:between w:val="nil"/>
        </w:pBdr>
        <w:spacing w:line="360" w:lineRule="auto"/>
        <w:jc w:val="both"/>
        <w:rPr>
          <w:sz w:val="20"/>
          <w:szCs w:val="20"/>
        </w:rPr>
      </w:pPr>
    </w:p>
    <w:p w14:paraId="00000043" w14:textId="77777777" w:rsidR="007B6A64" w:rsidRDefault="007B6A64">
      <w:pPr>
        <w:pBdr>
          <w:top w:val="nil"/>
          <w:left w:val="nil"/>
          <w:bottom w:val="nil"/>
          <w:right w:val="nil"/>
          <w:between w:val="nil"/>
        </w:pBdr>
        <w:spacing w:line="360" w:lineRule="auto"/>
        <w:jc w:val="both"/>
        <w:rPr>
          <w:sz w:val="20"/>
          <w:szCs w:val="20"/>
        </w:rPr>
      </w:pPr>
    </w:p>
    <w:p w14:paraId="00000044" w14:textId="77777777" w:rsidR="007B6A64" w:rsidRDefault="00000000">
      <w:pPr>
        <w:rPr>
          <w:b/>
          <w:sz w:val="20"/>
          <w:szCs w:val="20"/>
        </w:rPr>
      </w:pPr>
      <w:r>
        <w:rPr>
          <w:b/>
          <w:sz w:val="20"/>
          <w:szCs w:val="20"/>
        </w:rPr>
        <w:t>2. Identificación animal</w:t>
      </w:r>
    </w:p>
    <w:p w14:paraId="00000045" w14:textId="77777777" w:rsidR="007B6A64" w:rsidRDefault="007B6A64">
      <w:pPr>
        <w:spacing w:line="360" w:lineRule="auto"/>
        <w:jc w:val="both"/>
        <w:rPr>
          <w:sz w:val="20"/>
          <w:szCs w:val="20"/>
          <w:highlight w:val="yellow"/>
        </w:rPr>
      </w:pPr>
    </w:p>
    <w:p w14:paraId="00000046" w14:textId="77777777" w:rsidR="007B6A64" w:rsidRDefault="00000000">
      <w:pPr>
        <w:spacing w:line="360" w:lineRule="auto"/>
        <w:jc w:val="both"/>
        <w:rPr>
          <w:sz w:val="20"/>
          <w:szCs w:val="20"/>
        </w:rPr>
      </w:pPr>
      <w:r>
        <w:rPr>
          <w:sz w:val="20"/>
          <w:szCs w:val="20"/>
        </w:rPr>
        <w:t>En toda explotación pecuaria, los animales han de ser identificados según su producción y cuya función es saber los rasgos, caracteres y signos de las razas implementadas categorizadas de la siguiente manera:</w:t>
      </w:r>
    </w:p>
    <w:p w14:paraId="00000047" w14:textId="77777777" w:rsidR="007B6A64" w:rsidRDefault="007B6A64">
      <w:pPr>
        <w:spacing w:line="360" w:lineRule="auto"/>
        <w:jc w:val="both"/>
        <w:rPr>
          <w:sz w:val="20"/>
          <w:szCs w:val="20"/>
        </w:rPr>
      </w:pPr>
    </w:p>
    <w:p w14:paraId="00000048" w14:textId="77777777" w:rsidR="007B6A64" w:rsidRDefault="00000000">
      <w:pPr>
        <w:numPr>
          <w:ilvl w:val="0"/>
          <w:numId w:val="7"/>
        </w:numPr>
        <w:pBdr>
          <w:top w:val="nil"/>
          <w:left w:val="nil"/>
          <w:bottom w:val="nil"/>
          <w:right w:val="nil"/>
          <w:between w:val="nil"/>
        </w:pBdr>
        <w:spacing w:line="360" w:lineRule="auto"/>
        <w:jc w:val="both"/>
        <w:rPr>
          <w:color w:val="000000"/>
          <w:sz w:val="20"/>
          <w:szCs w:val="20"/>
        </w:rPr>
      </w:pPr>
      <w:r>
        <w:rPr>
          <w:b/>
          <w:color w:val="000000"/>
          <w:sz w:val="20"/>
          <w:szCs w:val="20"/>
        </w:rPr>
        <w:t>Exteriorista:</w:t>
      </w:r>
      <w:r>
        <w:rPr>
          <w:color w:val="000000"/>
          <w:sz w:val="20"/>
          <w:szCs w:val="20"/>
        </w:rPr>
        <w:t xml:space="preserve"> basada en caracteres visibles al exterior. Estos caracteres son de tipo: </w:t>
      </w:r>
    </w:p>
    <w:p w14:paraId="00000049" w14:textId="77777777" w:rsidR="007B6A64" w:rsidRDefault="00000000">
      <w:pPr>
        <w:numPr>
          <w:ilvl w:val="1"/>
          <w:numId w:val="6"/>
        </w:numPr>
        <w:pBdr>
          <w:top w:val="nil"/>
          <w:left w:val="nil"/>
          <w:bottom w:val="nil"/>
          <w:right w:val="nil"/>
          <w:between w:val="nil"/>
        </w:pBdr>
        <w:spacing w:line="360" w:lineRule="auto"/>
        <w:jc w:val="both"/>
        <w:rPr>
          <w:color w:val="000000"/>
          <w:sz w:val="20"/>
          <w:szCs w:val="20"/>
        </w:rPr>
      </w:pPr>
      <w:r>
        <w:rPr>
          <w:i/>
          <w:color w:val="000000"/>
          <w:sz w:val="20"/>
          <w:szCs w:val="20"/>
        </w:rPr>
        <w:t xml:space="preserve">Morfológico: </w:t>
      </w:r>
      <w:r>
        <w:rPr>
          <w:color w:val="000000"/>
          <w:sz w:val="20"/>
          <w:szCs w:val="20"/>
        </w:rPr>
        <w:t>características regionales de los animales</w:t>
      </w:r>
    </w:p>
    <w:p w14:paraId="24927997" w14:textId="77777777" w:rsidR="0065712F" w:rsidRPr="0065712F" w:rsidRDefault="00000000">
      <w:pPr>
        <w:numPr>
          <w:ilvl w:val="1"/>
          <w:numId w:val="6"/>
        </w:numPr>
        <w:pBdr>
          <w:top w:val="nil"/>
          <w:left w:val="nil"/>
          <w:bottom w:val="nil"/>
          <w:right w:val="nil"/>
          <w:between w:val="nil"/>
        </w:pBdr>
        <w:spacing w:line="360" w:lineRule="auto"/>
        <w:jc w:val="both"/>
        <w:rPr>
          <w:color w:val="000000"/>
          <w:sz w:val="20"/>
          <w:szCs w:val="20"/>
        </w:rPr>
      </w:pPr>
      <w:r>
        <w:rPr>
          <w:i/>
          <w:color w:val="000000"/>
          <w:sz w:val="20"/>
          <w:szCs w:val="20"/>
        </w:rPr>
        <w:t>Fan</w:t>
      </w:r>
    </w:p>
    <w:p w14:paraId="0000004A" w14:textId="6A06DE7E" w:rsidR="007B6A64" w:rsidRDefault="00000000">
      <w:pPr>
        <w:numPr>
          <w:ilvl w:val="1"/>
          <w:numId w:val="6"/>
        </w:numPr>
        <w:pBdr>
          <w:top w:val="nil"/>
          <w:left w:val="nil"/>
          <w:bottom w:val="nil"/>
          <w:right w:val="nil"/>
          <w:between w:val="nil"/>
        </w:pBdr>
        <w:spacing w:line="360" w:lineRule="auto"/>
        <w:jc w:val="both"/>
        <w:rPr>
          <w:color w:val="000000"/>
          <w:sz w:val="20"/>
          <w:szCs w:val="20"/>
        </w:rPr>
      </w:pPr>
      <w:proofErr w:type="spellStart"/>
      <w:r>
        <w:rPr>
          <w:i/>
          <w:color w:val="000000"/>
          <w:sz w:val="20"/>
          <w:szCs w:val="20"/>
        </w:rPr>
        <w:lastRenderedPageBreak/>
        <w:t>eróptico</w:t>
      </w:r>
      <w:proofErr w:type="spellEnd"/>
      <w:r>
        <w:rPr>
          <w:color w:val="000000"/>
          <w:sz w:val="20"/>
          <w:szCs w:val="20"/>
        </w:rPr>
        <w:t>: caracteres visibles de la piel y producciones dérmicas grosor y color (pelo, pluma, lana, pezuñas, cuernos, etc.)</w:t>
      </w:r>
    </w:p>
    <w:p w14:paraId="0000004B" w14:textId="77777777" w:rsidR="007B6A64" w:rsidRDefault="00000000">
      <w:pPr>
        <w:numPr>
          <w:ilvl w:val="1"/>
          <w:numId w:val="6"/>
        </w:numPr>
        <w:pBdr>
          <w:top w:val="nil"/>
          <w:left w:val="nil"/>
          <w:bottom w:val="nil"/>
          <w:right w:val="nil"/>
          <w:between w:val="nil"/>
        </w:pBdr>
        <w:spacing w:line="360" w:lineRule="auto"/>
        <w:jc w:val="both"/>
        <w:rPr>
          <w:color w:val="000000"/>
          <w:sz w:val="20"/>
          <w:szCs w:val="20"/>
        </w:rPr>
      </w:pPr>
      <w:r>
        <w:rPr>
          <w:i/>
          <w:color w:val="000000"/>
          <w:sz w:val="20"/>
          <w:szCs w:val="20"/>
        </w:rPr>
        <w:t>Funcional</w:t>
      </w:r>
      <w:r>
        <w:rPr>
          <w:color w:val="000000"/>
          <w:sz w:val="20"/>
          <w:szCs w:val="20"/>
        </w:rPr>
        <w:t xml:space="preserve">: caracteres de aptitud que se aprecian a simple vista (genética) pero se manifiestan por la acción del medio ambiente por la acción de agentes (climáticos, alimenticios y patológicos) </w:t>
      </w:r>
    </w:p>
    <w:p w14:paraId="0000004C" w14:textId="77777777" w:rsidR="007B6A64" w:rsidRDefault="007B6A64">
      <w:pPr>
        <w:pBdr>
          <w:top w:val="nil"/>
          <w:left w:val="nil"/>
          <w:bottom w:val="nil"/>
          <w:right w:val="nil"/>
          <w:between w:val="nil"/>
        </w:pBdr>
        <w:spacing w:line="360" w:lineRule="auto"/>
        <w:ind w:left="720"/>
        <w:jc w:val="both"/>
        <w:rPr>
          <w:color w:val="000000"/>
          <w:sz w:val="20"/>
          <w:szCs w:val="20"/>
        </w:rPr>
      </w:pPr>
    </w:p>
    <w:p w14:paraId="0000004D" w14:textId="77777777" w:rsidR="007B6A64" w:rsidRDefault="00000000">
      <w:pPr>
        <w:numPr>
          <w:ilvl w:val="0"/>
          <w:numId w:val="7"/>
        </w:numPr>
        <w:pBdr>
          <w:top w:val="nil"/>
          <w:left w:val="nil"/>
          <w:bottom w:val="nil"/>
          <w:right w:val="nil"/>
          <w:between w:val="nil"/>
        </w:pBdr>
        <w:spacing w:line="360" w:lineRule="auto"/>
        <w:jc w:val="both"/>
        <w:rPr>
          <w:color w:val="000000"/>
          <w:sz w:val="20"/>
          <w:szCs w:val="20"/>
        </w:rPr>
      </w:pPr>
      <w:r>
        <w:rPr>
          <w:b/>
          <w:color w:val="000000"/>
          <w:sz w:val="20"/>
          <w:szCs w:val="20"/>
        </w:rPr>
        <w:t>No exteriorista:</w:t>
      </w:r>
      <w:r>
        <w:rPr>
          <w:color w:val="000000"/>
          <w:sz w:val="20"/>
          <w:szCs w:val="20"/>
        </w:rPr>
        <w:t xml:space="preserve"> genética y son propios e inalterables por los factores externos.</w:t>
      </w:r>
    </w:p>
    <w:p w14:paraId="0000004E" w14:textId="77777777" w:rsidR="007B6A64" w:rsidRDefault="00000000">
      <w:pPr>
        <w:numPr>
          <w:ilvl w:val="0"/>
          <w:numId w:val="7"/>
        </w:numPr>
        <w:pBdr>
          <w:top w:val="nil"/>
          <w:left w:val="nil"/>
          <w:bottom w:val="nil"/>
          <w:right w:val="nil"/>
          <w:between w:val="nil"/>
        </w:pBdr>
        <w:spacing w:line="360" w:lineRule="auto"/>
        <w:jc w:val="both"/>
        <w:rPr>
          <w:color w:val="000000"/>
          <w:sz w:val="20"/>
          <w:szCs w:val="20"/>
        </w:rPr>
      </w:pPr>
      <w:r>
        <w:rPr>
          <w:b/>
          <w:color w:val="000000"/>
          <w:sz w:val="20"/>
          <w:szCs w:val="20"/>
        </w:rPr>
        <w:t>Adquirida:</w:t>
      </w:r>
      <w:r>
        <w:rPr>
          <w:color w:val="000000"/>
          <w:sz w:val="20"/>
          <w:szCs w:val="20"/>
        </w:rPr>
        <w:t xml:space="preserve"> se determina a caracteres visibles como manchas, </w:t>
      </w:r>
      <w:r>
        <w:rPr>
          <w:sz w:val="20"/>
          <w:szCs w:val="20"/>
        </w:rPr>
        <w:t>heridas</w:t>
      </w:r>
      <w:r>
        <w:rPr>
          <w:color w:val="000000"/>
          <w:sz w:val="20"/>
          <w:szCs w:val="20"/>
        </w:rPr>
        <w:t xml:space="preserve"> o cicatrices.</w:t>
      </w:r>
    </w:p>
    <w:p w14:paraId="0000004F" w14:textId="77777777" w:rsidR="007B6A64" w:rsidRDefault="00000000">
      <w:pPr>
        <w:numPr>
          <w:ilvl w:val="0"/>
          <w:numId w:val="7"/>
        </w:numPr>
        <w:pBdr>
          <w:top w:val="nil"/>
          <w:left w:val="nil"/>
          <w:bottom w:val="nil"/>
          <w:right w:val="nil"/>
          <w:between w:val="nil"/>
        </w:pBdr>
        <w:spacing w:line="360" w:lineRule="auto"/>
        <w:jc w:val="both"/>
        <w:rPr>
          <w:color w:val="000000"/>
          <w:sz w:val="20"/>
          <w:szCs w:val="20"/>
        </w:rPr>
      </w:pPr>
      <w:r>
        <w:rPr>
          <w:b/>
          <w:color w:val="000000"/>
          <w:sz w:val="20"/>
          <w:szCs w:val="20"/>
        </w:rPr>
        <w:t>Artificial:</w:t>
      </w:r>
      <w:r>
        <w:rPr>
          <w:color w:val="000000"/>
          <w:sz w:val="20"/>
          <w:szCs w:val="20"/>
        </w:rPr>
        <w:t xml:space="preserve"> es la más utilizada y sobre la cual profundizamos dado que es una identificación que se realiza por medio de:</w:t>
      </w:r>
    </w:p>
    <w:p w14:paraId="00000050" w14:textId="77777777" w:rsidR="007B6A64" w:rsidRDefault="00000000">
      <w:pPr>
        <w:numPr>
          <w:ilvl w:val="1"/>
          <w:numId w:val="7"/>
        </w:numPr>
        <w:pBdr>
          <w:top w:val="nil"/>
          <w:left w:val="nil"/>
          <w:bottom w:val="nil"/>
          <w:right w:val="nil"/>
          <w:between w:val="nil"/>
        </w:pBdr>
        <w:spacing w:line="360" w:lineRule="auto"/>
        <w:jc w:val="both"/>
        <w:rPr>
          <w:color w:val="000000"/>
          <w:sz w:val="20"/>
          <w:szCs w:val="20"/>
        </w:rPr>
      </w:pPr>
      <w:r>
        <w:rPr>
          <w:color w:val="000000"/>
          <w:sz w:val="20"/>
          <w:szCs w:val="20"/>
        </w:rPr>
        <w:t>Chapeta u orejera, microchips o collares.</w:t>
      </w:r>
    </w:p>
    <w:p w14:paraId="00000051" w14:textId="77777777" w:rsidR="007B6A64" w:rsidRDefault="00000000">
      <w:pPr>
        <w:numPr>
          <w:ilvl w:val="1"/>
          <w:numId w:val="7"/>
        </w:numPr>
        <w:pBdr>
          <w:top w:val="nil"/>
          <w:left w:val="nil"/>
          <w:bottom w:val="nil"/>
          <w:right w:val="nil"/>
          <w:between w:val="nil"/>
        </w:pBdr>
        <w:spacing w:line="360" w:lineRule="auto"/>
        <w:jc w:val="both"/>
        <w:rPr>
          <w:color w:val="000000"/>
          <w:sz w:val="20"/>
          <w:szCs w:val="20"/>
        </w:rPr>
      </w:pPr>
      <w:r>
        <w:rPr>
          <w:color w:val="000000"/>
          <w:sz w:val="20"/>
          <w:szCs w:val="20"/>
        </w:rPr>
        <w:t>Señal Incisión o mutilación de la oreja</w:t>
      </w:r>
    </w:p>
    <w:p w14:paraId="00000052" w14:textId="77777777" w:rsidR="007B6A64" w:rsidRDefault="00000000">
      <w:pPr>
        <w:numPr>
          <w:ilvl w:val="1"/>
          <w:numId w:val="7"/>
        </w:numPr>
        <w:pBdr>
          <w:top w:val="nil"/>
          <w:left w:val="nil"/>
          <w:bottom w:val="nil"/>
          <w:right w:val="nil"/>
          <w:between w:val="nil"/>
        </w:pBdr>
        <w:spacing w:line="360" w:lineRule="auto"/>
        <w:jc w:val="both"/>
        <w:rPr>
          <w:color w:val="000000"/>
          <w:sz w:val="20"/>
          <w:szCs w:val="20"/>
        </w:rPr>
      </w:pPr>
      <w:r>
        <w:rPr>
          <w:color w:val="000000"/>
          <w:sz w:val="20"/>
          <w:szCs w:val="20"/>
        </w:rPr>
        <w:t xml:space="preserve">Marca signo que permite identificar de manera colectiva o individual, generado con hierro caliente, nitrógeno </w:t>
      </w:r>
      <w:r>
        <w:rPr>
          <w:sz w:val="20"/>
          <w:szCs w:val="20"/>
        </w:rPr>
        <w:t>frío</w:t>
      </w:r>
      <w:r>
        <w:rPr>
          <w:color w:val="000000"/>
          <w:sz w:val="20"/>
          <w:szCs w:val="20"/>
        </w:rPr>
        <w:t>, ácidos o tinta.</w:t>
      </w:r>
    </w:p>
    <w:p w14:paraId="00000053" w14:textId="77777777" w:rsidR="007B6A64" w:rsidRDefault="007B6A64">
      <w:pPr>
        <w:spacing w:line="360" w:lineRule="auto"/>
        <w:jc w:val="both"/>
        <w:rPr>
          <w:sz w:val="20"/>
          <w:szCs w:val="20"/>
        </w:rPr>
      </w:pPr>
    </w:p>
    <w:p w14:paraId="00000054" w14:textId="77777777" w:rsidR="007B6A64" w:rsidRDefault="00000000">
      <w:pPr>
        <w:spacing w:line="360" w:lineRule="auto"/>
        <w:jc w:val="both"/>
        <w:rPr>
          <w:sz w:val="20"/>
          <w:szCs w:val="20"/>
        </w:rPr>
      </w:pPr>
      <w:r>
        <w:rPr>
          <w:sz w:val="20"/>
          <w:szCs w:val="20"/>
        </w:rPr>
        <w:t xml:space="preserve">De acuerdo a lo anterior podemos clasificar las marcas con una señal para identificación pecuaria de forma </w:t>
      </w:r>
      <w:commentRangeStart w:id="6"/>
      <w:r>
        <w:rPr>
          <w:sz w:val="20"/>
          <w:szCs w:val="20"/>
        </w:rPr>
        <w:t>grupal</w:t>
      </w:r>
      <w:commentRangeEnd w:id="6"/>
      <w:r w:rsidR="00863BBD">
        <w:rPr>
          <w:rStyle w:val="Refdecomentario"/>
        </w:rPr>
        <w:commentReference w:id="6"/>
      </w:r>
      <w:r>
        <w:rPr>
          <w:sz w:val="20"/>
          <w:szCs w:val="20"/>
        </w:rPr>
        <w:t xml:space="preserve"> o individual:</w:t>
      </w:r>
    </w:p>
    <w:p w14:paraId="00000055" w14:textId="77777777" w:rsidR="007B6A64" w:rsidRDefault="007B6A64">
      <w:pPr>
        <w:spacing w:line="360" w:lineRule="auto"/>
        <w:jc w:val="both"/>
        <w:rPr>
          <w:sz w:val="20"/>
          <w:szCs w:val="20"/>
        </w:rPr>
      </w:pPr>
    </w:p>
    <w:p w14:paraId="00000056" w14:textId="77777777" w:rsidR="007B6A64" w:rsidRDefault="00000000">
      <w:pPr>
        <w:spacing w:line="360" w:lineRule="auto"/>
        <w:jc w:val="both"/>
        <w:rPr>
          <w:sz w:val="20"/>
          <w:szCs w:val="20"/>
        </w:rPr>
      </w:pPr>
      <w:r>
        <w:rPr>
          <w:noProof/>
        </w:rPr>
        <mc:AlternateContent>
          <mc:Choice Requires="wps">
            <w:drawing>
              <wp:anchor distT="0" distB="0" distL="114300" distR="114300" simplePos="0" relativeHeight="251660288" behindDoc="0" locked="0" layoutInCell="1" hidden="0" allowOverlap="1" wp14:anchorId="7726A9A4" wp14:editId="2146F470">
                <wp:simplePos x="0" y="0"/>
                <wp:positionH relativeFrom="column">
                  <wp:posOffset>406400</wp:posOffset>
                </wp:positionH>
                <wp:positionV relativeFrom="paragraph">
                  <wp:posOffset>0</wp:posOffset>
                </wp:positionV>
                <wp:extent cx="5047615" cy="464185"/>
                <wp:effectExtent l="0" t="0" r="0" b="0"/>
                <wp:wrapNone/>
                <wp:docPr id="380" name="Rectángulo 380"/>
                <wp:cNvGraphicFramePr/>
                <a:graphic xmlns:a="http://schemas.openxmlformats.org/drawingml/2006/main">
                  <a:graphicData uri="http://schemas.microsoft.com/office/word/2010/wordprocessingShape">
                    <wps:wsp>
                      <wps:cNvSpPr/>
                      <wps:spPr>
                        <a:xfrm>
                          <a:off x="2828543" y="3554258"/>
                          <a:ext cx="5034915" cy="45148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14:paraId="2062EDFA" w14:textId="77777777" w:rsidR="007B6A64" w:rsidRDefault="00000000">
                            <w:pPr>
                              <w:spacing w:line="275" w:lineRule="auto"/>
                              <w:jc w:val="center"/>
                              <w:textDirection w:val="btLr"/>
                            </w:pPr>
                            <w:r>
                              <w:rPr>
                                <w:color w:val="FFFFFF"/>
                                <w:sz w:val="28"/>
                              </w:rPr>
                              <w:t>CF15_2_Tarjetas_clasificacion marcas</w:t>
                            </w:r>
                          </w:p>
                        </w:txbxContent>
                      </wps:txbx>
                      <wps:bodyPr spcFirstLastPara="1" wrap="square" lIns="91425" tIns="45700" rIns="91425" bIns="45700" anchor="ctr" anchorCtr="0">
                        <a:noAutofit/>
                      </wps:bodyPr>
                    </wps:wsp>
                  </a:graphicData>
                </a:graphic>
              </wp:anchor>
            </w:drawing>
          </mc:Choice>
          <mc:Fallback>
            <w:pict>
              <v:rect w14:anchorId="7726A9A4" id="Rectángulo 380" o:spid="_x0000_s1028" style="position:absolute;left:0;text-align:left;margin-left:32pt;margin-top:0;width:397.45pt;height:3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" fillcolor="#c0504d [3205]" strokecolor="#42719b" strokeweight="1pt">
                <v:stroke startarrowwidth="narrow" startarrowlength="short" endarrowwidth="narrow" endarrowlength="short" miterlimit="5243f"/>
                <v:textbox inset="2.53958mm,1.2694mm,2.53958mm,1.2694mm">
                  <w:txbxContent>
                    <w:p w14:paraId="2062EDFA" w14:textId="77777777" w:rsidR="007B6A64" w:rsidRDefault="00000000">
                      <w:pPr>
                        <w:spacing w:line="275" w:lineRule="auto"/>
                        <w:jc w:val="center"/>
                        <w:textDirection w:val="btLr"/>
                      </w:pPr>
                      <w:r>
                        <w:rPr>
                          <w:color w:val="FFFFFF"/>
                          <w:sz w:val="28"/>
                        </w:rPr>
                        <w:t>CF15_2_Tarjetas_clasificacion marcas</w:t>
                      </w:r>
                    </w:p>
                  </w:txbxContent>
                </v:textbox>
              </v:rect>
            </w:pict>
          </mc:Fallback>
        </mc:AlternateContent>
      </w:r>
    </w:p>
    <w:p w14:paraId="00000057" w14:textId="77777777" w:rsidR="007B6A64" w:rsidRDefault="00000000">
      <w:pPr>
        <w:spacing w:line="360" w:lineRule="auto"/>
        <w:jc w:val="both"/>
        <w:rPr>
          <w:sz w:val="20"/>
          <w:szCs w:val="20"/>
        </w:rPr>
      </w:pPr>
      <w:r>
        <w:rPr>
          <w:sz w:val="20"/>
          <w:szCs w:val="20"/>
        </w:rPr>
        <w:t xml:space="preserve"> </w:t>
      </w:r>
    </w:p>
    <w:p w14:paraId="00000058" w14:textId="77777777" w:rsidR="007B6A64" w:rsidRDefault="007B6A64">
      <w:pPr>
        <w:spacing w:line="360" w:lineRule="auto"/>
        <w:jc w:val="both"/>
        <w:rPr>
          <w:sz w:val="20"/>
          <w:szCs w:val="20"/>
        </w:rPr>
      </w:pPr>
    </w:p>
    <w:p w14:paraId="00000059" w14:textId="77777777" w:rsidR="007B6A64" w:rsidRDefault="007B6A64">
      <w:pPr>
        <w:spacing w:line="360" w:lineRule="auto"/>
        <w:jc w:val="both"/>
        <w:rPr>
          <w:sz w:val="20"/>
          <w:szCs w:val="20"/>
        </w:rPr>
      </w:pPr>
    </w:p>
    <w:tbl>
      <w:tblPr>
        <w:tblStyle w:val="a3"/>
        <w:tblW w:w="996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13"/>
        <w:gridCol w:w="8549"/>
      </w:tblGrid>
      <w:tr w:rsidR="007B6A64" w14:paraId="66D0BB91" w14:textId="77777777">
        <w:tc>
          <w:tcPr>
            <w:tcW w:w="1413" w:type="dxa"/>
          </w:tcPr>
          <w:p w14:paraId="0000005A" w14:textId="77777777" w:rsidR="007B6A64" w:rsidRDefault="00000000">
            <w:pPr>
              <w:spacing w:line="360" w:lineRule="auto"/>
              <w:jc w:val="center"/>
              <w:rPr>
                <w:sz w:val="20"/>
                <w:szCs w:val="20"/>
              </w:rPr>
            </w:pPr>
            <w:sdt>
              <w:sdtPr>
                <w:tag w:val="goog_rdk_9"/>
                <w:id w:val="480278834"/>
              </w:sdtPr>
              <w:sdtContent>
                <w:commentRangeStart w:id="7"/>
              </w:sdtContent>
            </w:sdt>
            <w:r>
              <w:rPr>
                <w:noProof/>
                <w:sz w:val="20"/>
                <w:szCs w:val="20"/>
              </w:rPr>
              <w:drawing>
                <wp:inline distT="0" distB="0" distL="0" distR="0" wp14:anchorId="3A1C29E8" wp14:editId="65806C1E">
                  <wp:extent cx="360000" cy="360000"/>
                  <wp:effectExtent l="0" t="0" r="0" b="0"/>
                  <wp:docPr id="39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60000" cy="360000"/>
                          </a:xfrm>
                          <a:prstGeom prst="rect">
                            <a:avLst/>
                          </a:prstGeom>
                          <a:ln/>
                        </pic:spPr>
                      </pic:pic>
                    </a:graphicData>
                  </a:graphic>
                </wp:inline>
              </w:drawing>
            </w:r>
          </w:p>
        </w:tc>
        <w:tc>
          <w:tcPr>
            <w:tcW w:w="8549" w:type="dxa"/>
          </w:tcPr>
          <w:p w14:paraId="0000005B" w14:textId="77777777" w:rsidR="007B6A64" w:rsidRDefault="00000000">
            <w:pPr>
              <w:spacing w:line="360" w:lineRule="auto"/>
              <w:rPr>
                <w:b w:val="0"/>
                <w:sz w:val="20"/>
                <w:szCs w:val="20"/>
              </w:rPr>
            </w:pPr>
            <w:r>
              <w:rPr>
                <w:b w:val="0"/>
                <w:sz w:val="20"/>
                <w:szCs w:val="20"/>
              </w:rPr>
              <w:t xml:space="preserve">En la actualidad ya se realizan marcajes electrónicos por medio de implantes de microchips o collares y que debido a su alto costo son implementados en producciones intensivas el cual registra datos de producción y reproducción. Sin embargo, se puede detallar el marcaje de identificación a través del siguiente video: </w:t>
            </w:r>
          </w:p>
          <w:p w14:paraId="0000005C" w14:textId="77777777" w:rsidR="007B6A64" w:rsidRDefault="00000000">
            <w:pPr>
              <w:spacing w:line="360" w:lineRule="auto"/>
              <w:rPr>
                <w:sz w:val="20"/>
                <w:szCs w:val="20"/>
              </w:rPr>
            </w:pPr>
            <w:proofErr w:type="spellStart"/>
            <w:r>
              <w:rPr>
                <w:b w:val="0"/>
                <w:sz w:val="20"/>
                <w:szCs w:val="20"/>
              </w:rPr>
              <w:t>UniRioTV</w:t>
            </w:r>
            <w:proofErr w:type="spellEnd"/>
            <w:r>
              <w:rPr>
                <w:b w:val="0"/>
                <w:sz w:val="20"/>
                <w:szCs w:val="20"/>
              </w:rPr>
              <w:t xml:space="preserve">. (2020) </w:t>
            </w:r>
            <w:r>
              <w:rPr>
                <w:b w:val="0"/>
                <w:i/>
                <w:sz w:val="20"/>
                <w:szCs w:val="20"/>
              </w:rPr>
              <w:t>Sistema de identificación en bovinos</w:t>
            </w:r>
            <w:r>
              <w:rPr>
                <w:b w:val="0"/>
                <w:sz w:val="20"/>
                <w:szCs w:val="20"/>
              </w:rPr>
              <w:t>.</w:t>
            </w:r>
            <w:r>
              <w:rPr>
                <w:sz w:val="20"/>
                <w:szCs w:val="20"/>
              </w:rPr>
              <w:t xml:space="preserve"> </w:t>
            </w:r>
            <w:hyperlink r:id="rId16">
              <w:r>
                <w:rPr>
                  <w:color w:val="0000FF"/>
                  <w:sz w:val="20"/>
                  <w:szCs w:val="20"/>
                  <w:u w:val="single"/>
                </w:rPr>
                <w:t>https://www.youtube.com/watch?v=VU4Ek6FP3KI</w:t>
              </w:r>
            </w:hyperlink>
            <w:r>
              <w:rPr>
                <w:sz w:val="20"/>
                <w:szCs w:val="20"/>
              </w:rPr>
              <w:t xml:space="preserve"> </w:t>
            </w:r>
            <w:commentRangeEnd w:id="7"/>
            <w:r>
              <w:commentReference w:id="7"/>
            </w:r>
          </w:p>
        </w:tc>
      </w:tr>
    </w:tbl>
    <w:p w14:paraId="0000005D" w14:textId="77777777" w:rsidR="007B6A64" w:rsidRDefault="007B6A64">
      <w:pPr>
        <w:spacing w:line="360" w:lineRule="auto"/>
        <w:jc w:val="both"/>
        <w:rPr>
          <w:b/>
          <w:sz w:val="20"/>
          <w:szCs w:val="20"/>
        </w:rPr>
      </w:pPr>
    </w:p>
    <w:p w14:paraId="0000005E" w14:textId="77777777" w:rsidR="007B6A64" w:rsidRDefault="00000000">
      <w:pPr>
        <w:spacing w:line="360" w:lineRule="auto"/>
        <w:jc w:val="both"/>
        <w:rPr>
          <w:b/>
          <w:sz w:val="20"/>
          <w:szCs w:val="20"/>
        </w:rPr>
      </w:pPr>
      <w:r>
        <w:rPr>
          <w:b/>
          <w:sz w:val="20"/>
          <w:szCs w:val="20"/>
        </w:rPr>
        <w:t xml:space="preserve">3. Conducción y movimiento de animales </w:t>
      </w:r>
    </w:p>
    <w:p w14:paraId="0000005F" w14:textId="77777777" w:rsidR="007B6A64" w:rsidRDefault="007B6A64">
      <w:pPr>
        <w:jc w:val="both"/>
        <w:rPr>
          <w:b/>
          <w:sz w:val="20"/>
          <w:szCs w:val="20"/>
        </w:rPr>
      </w:pPr>
    </w:p>
    <w:p w14:paraId="00000060" w14:textId="77777777" w:rsidR="007B6A64" w:rsidRDefault="00000000">
      <w:pPr>
        <w:jc w:val="both"/>
        <w:rPr>
          <w:sz w:val="20"/>
          <w:szCs w:val="20"/>
        </w:rPr>
      </w:pPr>
      <w:r>
        <w:rPr>
          <w:sz w:val="20"/>
          <w:szCs w:val="20"/>
        </w:rPr>
        <w:t>Para disminuir el estrés de los animales de producción, es de importancia contar con unas instalaciones y medios de transporte adecuado y bajo los parámetros técnicos, un diseño apropiado de cada uno de los lugares del proyecto con el fin de realizar actividades como recepción, pesaje, aplicación de medicamentos, entre otros.</w:t>
      </w:r>
    </w:p>
    <w:p w14:paraId="00000061" w14:textId="77777777" w:rsidR="007B6A64" w:rsidRDefault="007B6A64">
      <w:pPr>
        <w:jc w:val="both"/>
        <w:rPr>
          <w:sz w:val="20"/>
          <w:szCs w:val="20"/>
        </w:rPr>
      </w:pPr>
    </w:p>
    <w:p w14:paraId="00000062" w14:textId="77777777" w:rsidR="007B6A64" w:rsidRDefault="00000000">
      <w:pPr>
        <w:jc w:val="both"/>
        <w:rPr>
          <w:sz w:val="20"/>
          <w:szCs w:val="20"/>
        </w:rPr>
      </w:pPr>
      <w:r>
        <w:rPr>
          <w:sz w:val="20"/>
          <w:szCs w:val="20"/>
        </w:rPr>
        <w:t>Es por ello que se recomienda un diseño adecuado de las instalaciones en el cual las paredes de los corrales tengan materiales sólidos, con un color que evite que el animal se rehusé a pasar por estas zonas y que ningún material que sea corto punzante, con el fin de evitar heridas o laceraciones logrando que las áreas sean acordes al espacio de la especie a trabajar. Un ejemplo de ello es lo mostrado en la siguiente figura:</w:t>
      </w:r>
    </w:p>
    <w:p w14:paraId="00000063" w14:textId="77777777" w:rsidR="007B6A64" w:rsidRDefault="007B6A64">
      <w:pPr>
        <w:jc w:val="both"/>
        <w:rPr>
          <w:sz w:val="20"/>
          <w:szCs w:val="20"/>
        </w:rPr>
      </w:pPr>
    </w:p>
    <w:p w14:paraId="00000064" w14:textId="77777777" w:rsidR="007B6A64" w:rsidRDefault="007B6A64">
      <w:pPr>
        <w:jc w:val="both"/>
        <w:rPr>
          <w:sz w:val="20"/>
          <w:szCs w:val="20"/>
        </w:rPr>
      </w:pPr>
    </w:p>
    <w:p w14:paraId="00000065" w14:textId="77777777" w:rsidR="007B6A64" w:rsidRDefault="007B6A64">
      <w:pPr>
        <w:jc w:val="both"/>
        <w:rPr>
          <w:sz w:val="20"/>
          <w:szCs w:val="20"/>
        </w:rPr>
      </w:pPr>
    </w:p>
    <w:p w14:paraId="00000066" w14:textId="77777777" w:rsidR="007B6A64" w:rsidRDefault="007B6A64">
      <w:pPr>
        <w:jc w:val="both"/>
        <w:rPr>
          <w:sz w:val="20"/>
          <w:szCs w:val="20"/>
        </w:rPr>
      </w:pPr>
    </w:p>
    <w:p w14:paraId="00000067" w14:textId="77777777" w:rsidR="007B6A64" w:rsidRDefault="00000000">
      <w:pPr>
        <w:ind w:left="2834"/>
        <w:jc w:val="both"/>
        <w:rPr>
          <w:b/>
          <w:sz w:val="20"/>
          <w:szCs w:val="20"/>
        </w:rPr>
      </w:pPr>
      <w:sdt>
        <w:sdtPr>
          <w:tag w:val="goog_rdk_10"/>
          <w:id w:val="-512693592"/>
        </w:sdtPr>
        <w:sdtContent>
          <w:commentRangeStart w:id="8"/>
        </w:sdtContent>
      </w:sdt>
      <w:r>
        <w:rPr>
          <w:b/>
          <w:sz w:val="20"/>
          <w:szCs w:val="20"/>
        </w:rPr>
        <w:t xml:space="preserve">Figura 1 </w:t>
      </w:r>
    </w:p>
    <w:p w14:paraId="00000068" w14:textId="77777777" w:rsidR="007B6A64" w:rsidRDefault="00000000">
      <w:pPr>
        <w:ind w:left="2834"/>
        <w:jc w:val="both"/>
        <w:rPr>
          <w:i/>
          <w:sz w:val="20"/>
          <w:szCs w:val="20"/>
        </w:rPr>
      </w:pPr>
      <w:r>
        <w:rPr>
          <w:i/>
          <w:sz w:val="20"/>
          <w:szCs w:val="20"/>
        </w:rPr>
        <w:t>Conducción de animales</w:t>
      </w:r>
      <w:commentRangeEnd w:id="8"/>
      <w:r>
        <w:commentReference w:id="8"/>
      </w:r>
    </w:p>
    <w:p w14:paraId="00000069" w14:textId="77777777" w:rsidR="007B6A64" w:rsidRDefault="00000000">
      <w:pPr>
        <w:jc w:val="center"/>
        <w:rPr>
          <w:sz w:val="20"/>
          <w:szCs w:val="20"/>
        </w:rPr>
      </w:pPr>
      <w:r>
        <w:rPr>
          <w:noProof/>
        </w:rPr>
        <w:drawing>
          <wp:inline distT="0" distB="0" distL="0" distR="0" wp14:anchorId="0AC095A4" wp14:editId="13D3E8EE">
            <wp:extent cx="2831056" cy="1876968"/>
            <wp:effectExtent l="0" t="0" r="0" b="0"/>
            <wp:docPr id="393" name="image11.png" descr="La imagen muestra la conducción animal en un establo."/>
            <wp:cNvGraphicFramePr/>
            <a:graphic xmlns:a="http://schemas.openxmlformats.org/drawingml/2006/main">
              <a:graphicData uri="http://schemas.openxmlformats.org/drawingml/2006/picture">
                <pic:pic xmlns:pic="http://schemas.openxmlformats.org/drawingml/2006/picture">
                  <pic:nvPicPr>
                    <pic:cNvPr id="393" name="image11.png" descr="La imagen muestra la conducción animal en un establo."/>
                    <pic:cNvPicPr preferRelativeResize="0"/>
                  </pic:nvPicPr>
                  <pic:blipFill>
                    <a:blip r:embed="rId17"/>
                    <a:srcRect/>
                    <a:stretch>
                      <a:fillRect/>
                    </a:stretch>
                  </pic:blipFill>
                  <pic:spPr>
                    <a:xfrm>
                      <a:off x="0" y="0"/>
                      <a:ext cx="2831056" cy="1876968"/>
                    </a:xfrm>
                    <a:prstGeom prst="rect">
                      <a:avLst/>
                    </a:prstGeom>
                    <a:ln/>
                  </pic:spPr>
                </pic:pic>
              </a:graphicData>
            </a:graphic>
          </wp:inline>
        </w:drawing>
      </w:r>
    </w:p>
    <w:p w14:paraId="0000006A" w14:textId="77777777" w:rsidR="007B6A64" w:rsidRDefault="007B6A64">
      <w:pPr>
        <w:jc w:val="both"/>
        <w:rPr>
          <w:sz w:val="20"/>
          <w:szCs w:val="20"/>
        </w:rPr>
      </w:pPr>
    </w:p>
    <w:p w14:paraId="0000006B" w14:textId="77777777" w:rsidR="007B6A64" w:rsidRDefault="007B6A64">
      <w:pPr>
        <w:jc w:val="both"/>
        <w:rPr>
          <w:sz w:val="20"/>
          <w:szCs w:val="20"/>
        </w:rPr>
      </w:pPr>
    </w:p>
    <w:p w14:paraId="0000006C" w14:textId="77777777" w:rsidR="007B6A64" w:rsidRDefault="00000000">
      <w:pPr>
        <w:jc w:val="both"/>
        <w:rPr>
          <w:sz w:val="20"/>
          <w:szCs w:val="20"/>
        </w:rPr>
      </w:pPr>
      <w:r>
        <w:rPr>
          <w:sz w:val="20"/>
          <w:szCs w:val="20"/>
        </w:rPr>
        <w:t xml:space="preserve">El transporte o desplazamiento de animales se debe realizar de la manera más calmada posible y sin ocasionar ningún daño o dolor; minimizando los procesos de estrés haciendo la </w:t>
      </w:r>
      <w:proofErr w:type="spellStart"/>
      <w:r>
        <w:rPr>
          <w:sz w:val="20"/>
          <w:szCs w:val="20"/>
        </w:rPr>
        <w:t>guianza</w:t>
      </w:r>
      <w:proofErr w:type="spellEnd"/>
      <w:r>
        <w:rPr>
          <w:sz w:val="20"/>
          <w:szCs w:val="20"/>
        </w:rPr>
        <w:t xml:space="preserve"> dentro de la planta o hacia otros lugares. Si es necesario un medio de transporte debe realizarse según los parámetros técnicos establecidos en los cuales se incluyen las actividades de carga, descarga, transbordo y descenso.</w:t>
      </w:r>
    </w:p>
    <w:p w14:paraId="0000006D" w14:textId="77777777" w:rsidR="007B6A64" w:rsidRDefault="007B6A64">
      <w:pPr>
        <w:jc w:val="both"/>
        <w:rPr>
          <w:sz w:val="20"/>
          <w:szCs w:val="20"/>
        </w:rPr>
      </w:pPr>
    </w:p>
    <w:p w14:paraId="0000006E" w14:textId="77777777" w:rsidR="007B6A64" w:rsidRDefault="00000000">
      <w:pPr>
        <w:jc w:val="both"/>
        <w:rPr>
          <w:sz w:val="20"/>
          <w:szCs w:val="20"/>
        </w:rPr>
      </w:pPr>
      <w:r>
        <w:rPr>
          <w:sz w:val="20"/>
          <w:szCs w:val="20"/>
        </w:rPr>
        <w:t>Dado lo anterior es importante tener algunos aspectos a tener en cuenta en la conducción y movilización de animales:</w:t>
      </w:r>
    </w:p>
    <w:p w14:paraId="0000006F" w14:textId="77777777" w:rsidR="007B6A64" w:rsidRDefault="007B6A64">
      <w:pPr>
        <w:jc w:val="both"/>
        <w:rPr>
          <w:sz w:val="20"/>
          <w:szCs w:val="20"/>
        </w:rPr>
      </w:pPr>
    </w:p>
    <w:p w14:paraId="00000070" w14:textId="77777777" w:rsidR="007B6A64" w:rsidRDefault="00000000">
      <w:pPr>
        <w:numPr>
          <w:ilvl w:val="0"/>
          <w:numId w:val="1"/>
        </w:numPr>
        <w:jc w:val="both"/>
        <w:rPr>
          <w:sz w:val="20"/>
          <w:szCs w:val="20"/>
        </w:rPr>
      </w:pPr>
      <w:r>
        <w:rPr>
          <w:sz w:val="20"/>
          <w:szCs w:val="20"/>
        </w:rPr>
        <w:t>Determinación del encargado del operario.</w:t>
      </w:r>
    </w:p>
    <w:p w14:paraId="00000071" w14:textId="77777777" w:rsidR="007B6A64" w:rsidRDefault="00000000">
      <w:pPr>
        <w:numPr>
          <w:ilvl w:val="0"/>
          <w:numId w:val="1"/>
        </w:numPr>
        <w:jc w:val="both"/>
        <w:rPr>
          <w:sz w:val="20"/>
          <w:szCs w:val="20"/>
        </w:rPr>
      </w:pPr>
      <w:r>
        <w:rPr>
          <w:sz w:val="20"/>
          <w:szCs w:val="20"/>
        </w:rPr>
        <w:t>Capacitación requerida por parte de la empresa al operario.</w:t>
      </w:r>
    </w:p>
    <w:p w14:paraId="00000072" w14:textId="77777777" w:rsidR="007B6A64" w:rsidRDefault="00000000">
      <w:pPr>
        <w:numPr>
          <w:ilvl w:val="0"/>
          <w:numId w:val="1"/>
        </w:numPr>
        <w:jc w:val="both"/>
        <w:rPr>
          <w:sz w:val="20"/>
          <w:szCs w:val="20"/>
        </w:rPr>
      </w:pPr>
      <w:r>
        <w:rPr>
          <w:sz w:val="20"/>
          <w:szCs w:val="20"/>
        </w:rPr>
        <w:t>Planificación del viaje o traslado.</w:t>
      </w:r>
    </w:p>
    <w:p w14:paraId="00000073" w14:textId="77777777" w:rsidR="007B6A64" w:rsidRDefault="00000000">
      <w:pPr>
        <w:numPr>
          <w:ilvl w:val="0"/>
          <w:numId w:val="1"/>
        </w:numPr>
        <w:jc w:val="both"/>
        <w:rPr>
          <w:sz w:val="20"/>
          <w:szCs w:val="20"/>
        </w:rPr>
      </w:pPr>
      <w:r>
        <w:rPr>
          <w:sz w:val="20"/>
          <w:szCs w:val="20"/>
        </w:rPr>
        <w:t>Planes de contingencia.</w:t>
      </w:r>
    </w:p>
    <w:p w14:paraId="00000074" w14:textId="77777777" w:rsidR="007B6A64" w:rsidRDefault="00000000">
      <w:pPr>
        <w:numPr>
          <w:ilvl w:val="0"/>
          <w:numId w:val="1"/>
        </w:numPr>
        <w:jc w:val="both"/>
        <w:rPr>
          <w:sz w:val="20"/>
          <w:szCs w:val="20"/>
        </w:rPr>
      </w:pPr>
      <w:r>
        <w:rPr>
          <w:sz w:val="20"/>
          <w:szCs w:val="20"/>
        </w:rPr>
        <w:t>Selección de la especie animal apta para transportar.</w:t>
      </w:r>
    </w:p>
    <w:p w14:paraId="00000075" w14:textId="77777777" w:rsidR="007B6A64" w:rsidRDefault="00000000">
      <w:pPr>
        <w:numPr>
          <w:ilvl w:val="0"/>
          <w:numId w:val="1"/>
        </w:numPr>
        <w:jc w:val="both"/>
        <w:rPr>
          <w:sz w:val="20"/>
          <w:szCs w:val="20"/>
        </w:rPr>
      </w:pPr>
      <w:r>
        <w:rPr>
          <w:sz w:val="20"/>
          <w:szCs w:val="20"/>
        </w:rPr>
        <w:t>Instalaciones adecuadas al punto de llegada.</w:t>
      </w:r>
    </w:p>
    <w:p w14:paraId="00000076" w14:textId="77777777" w:rsidR="007B6A64" w:rsidRDefault="00000000">
      <w:pPr>
        <w:numPr>
          <w:ilvl w:val="0"/>
          <w:numId w:val="1"/>
        </w:numPr>
        <w:jc w:val="both"/>
        <w:rPr>
          <w:sz w:val="20"/>
          <w:szCs w:val="20"/>
        </w:rPr>
      </w:pPr>
      <w:r>
        <w:rPr>
          <w:sz w:val="20"/>
          <w:szCs w:val="20"/>
        </w:rPr>
        <w:t>Manejo adecuado (no utilizar ningún instrumento que cause dolor)</w:t>
      </w:r>
    </w:p>
    <w:p w14:paraId="00000077" w14:textId="77777777" w:rsidR="007B6A64" w:rsidRDefault="00000000">
      <w:pPr>
        <w:numPr>
          <w:ilvl w:val="0"/>
          <w:numId w:val="1"/>
        </w:numPr>
        <w:jc w:val="both"/>
        <w:rPr>
          <w:sz w:val="20"/>
          <w:szCs w:val="20"/>
        </w:rPr>
      </w:pPr>
      <w:r>
        <w:rPr>
          <w:sz w:val="20"/>
          <w:szCs w:val="20"/>
        </w:rPr>
        <w:t>Períodos de descanso y fuentes de agua.</w:t>
      </w:r>
    </w:p>
    <w:p w14:paraId="00000078" w14:textId="77777777" w:rsidR="007B6A64" w:rsidRDefault="00000000">
      <w:pPr>
        <w:numPr>
          <w:ilvl w:val="0"/>
          <w:numId w:val="1"/>
        </w:numPr>
        <w:jc w:val="both"/>
        <w:rPr>
          <w:sz w:val="20"/>
          <w:szCs w:val="20"/>
        </w:rPr>
      </w:pPr>
      <w:r>
        <w:rPr>
          <w:sz w:val="20"/>
          <w:szCs w:val="20"/>
        </w:rPr>
        <w:t>Asistencia veterinaria.</w:t>
      </w:r>
    </w:p>
    <w:p w14:paraId="00000079" w14:textId="77777777" w:rsidR="007B6A64" w:rsidRDefault="00000000">
      <w:pPr>
        <w:numPr>
          <w:ilvl w:val="0"/>
          <w:numId w:val="1"/>
        </w:numPr>
        <w:jc w:val="both"/>
        <w:rPr>
          <w:sz w:val="20"/>
          <w:szCs w:val="20"/>
        </w:rPr>
      </w:pPr>
      <w:r>
        <w:rPr>
          <w:sz w:val="20"/>
          <w:szCs w:val="20"/>
        </w:rPr>
        <w:t>Información sobre las condiciones del viaje.</w:t>
      </w:r>
    </w:p>
    <w:p w14:paraId="0000007A" w14:textId="77777777" w:rsidR="007B6A64" w:rsidRDefault="007B6A64">
      <w:pPr>
        <w:ind w:left="360"/>
        <w:jc w:val="both"/>
        <w:rPr>
          <w:sz w:val="20"/>
          <w:szCs w:val="20"/>
        </w:rPr>
      </w:pPr>
    </w:p>
    <w:p w14:paraId="0000007B" w14:textId="77777777" w:rsidR="007B6A64" w:rsidRDefault="00000000">
      <w:pPr>
        <w:ind w:left="360"/>
        <w:jc w:val="both"/>
        <w:rPr>
          <w:sz w:val="20"/>
          <w:szCs w:val="20"/>
        </w:rPr>
      </w:pPr>
      <w:r>
        <w:rPr>
          <w:sz w:val="20"/>
          <w:szCs w:val="20"/>
        </w:rPr>
        <w:t xml:space="preserve">Puede ampliar algunos de los requisitos para movilización y transporte para el caso bovino en el territorio nacional, ingresando a la siguiente página </w:t>
      </w:r>
      <w:r>
        <w:rPr>
          <w:i/>
          <w:sz w:val="20"/>
          <w:szCs w:val="20"/>
        </w:rPr>
        <w:t>web</w:t>
      </w:r>
      <w:r>
        <w:rPr>
          <w:sz w:val="20"/>
          <w:szCs w:val="20"/>
        </w:rPr>
        <w:t xml:space="preserve">: </w:t>
      </w:r>
    </w:p>
    <w:p w14:paraId="0000007C" w14:textId="77777777" w:rsidR="007B6A64" w:rsidRDefault="007B6A64">
      <w:pPr>
        <w:ind w:left="360"/>
        <w:jc w:val="both"/>
        <w:rPr>
          <w:sz w:val="20"/>
          <w:szCs w:val="20"/>
        </w:rPr>
      </w:pPr>
    </w:p>
    <w:p w14:paraId="0000007D" w14:textId="77777777" w:rsidR="007B6A64" w:rsidRDefault="007B6A64">
      <w:pPr>
        <w:ind w:left="360"/>
        <w:jc w:val="both"/>
        <w:rPr>
          <w:sz w:val="20"/>
          <w:szCs w:val="20"/>
        </w:rPr>
      </w:pPr>
    </w:p>
    <w:tbl>
      <w:tblPr>
        <w:tblStyle w:val="a4"/>
        <w:tblW w:w="9602" w:type="dxa"/>
        <w:tblInd w:w="3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36"/>
        <w:gridCol w:w="8266"/>
      </w:tblGrid>
      <w:tr w:rsidR="007B6A64" w14:paraId="0D50B051" w14:textId="77777777">
        <w:tc>
          <w:tcPr>
            <w:tcW w:w="1336" w:type="dxa"/>
          </w:tcPr>
          <w:p w14:paraId="0000007E" w14:textId="77777777" w:rsidR="007B6A64" w:rsidRDefault="00000000">
            <w:pPr>
              <w:jc w:val="both"/>
              <w:rPr>
                <w:sz w:val="20"/>
                <w:szCs w:val="20"/>
              </w:rPr>
            </w:pPr>
            <w:r>
              <w:rPr>
                <w:noProof/>
                <w:sz w:val="20"/>
                <w:szCs w:val="20"/>
              </w:rPr>
              <w:drawing>
                <wp:inline distT="0" distB="0" distL="0" distR="0" wp14:anchorId="4A28D4F5" wp14:editId="1B7E8DBA">
                  <wp:extent cx="360000" cy="360000"/>
                  <wp:effectExtent l="0" t="0" r="0" b="0"/>
                  <wp:docPr id="3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60000" cy="360000"/>
                          </a:xfrm>
                          <a:prstGeom prst="rect">
                            <a:avLst/>
                          </a:prstGeom>
                          <a:ln/>
                        </pic:spPr>
                      </pic:pic>
                    </a:graphicData>
                  </a:graphic>
                </wp:inline>
              </w:drawing>
            </w:r>
          </w:p>
        </w:tc>
        <w:tc>
          <w:tcPr>
            <w:tcW w:w="8266" w:type="dxa"/>
          </w:tcPr>
          <w:p w14:paraId="0000007F" w14:textId="77777777" w:rsidR="007B6A64" w:rsidRDefault="00000000">
            <w:pPr>
              <w:jc w:val="both"/>
              <w:rPr>
                <w:sz w:val="20"/>
                <w:szCs w:val="20"/>
              </w:rPr>
            </w:pPr>
            <w:r>
              <w:rPr>
                <w:sz w:val="20"/>
                <w:szCs w:val="20"/>
              </w:rPr>
              <w:t xml:space="preserve">Puede ampliar algunos de los requisitos para movilización y transporte para el caso bovino en el territorio nacional, ingresando a la siguiente página </w:t>
            </w:r>
            <w:r>
              <w:rPr>
                <w:i/>
                <w:sz w:val="20"/>
                <w:szCs w:val="20"/>
              </w:rPr>
              <w:t>web</w:t>
            </w:r>
            <w:r>
              <w:rPr>
                <w:sz w:val="20"/>
                <w:szCs w:val="20"/>
              </w:rPr>
              <w:t xml:space="preserve">: </w:t>
            </w:r>
          </w:p>
          <w:p w14:paraId="00000080" w14:textId="77777777" w:rsidR="007B6A64" w:rsidRDefault="007B6A64">
            <w:pPr>
              <w:jc w:val="both"/>
              <w:rPr>
                <w:sz w:val="20"/>
                <w:szCs w:val="20"/>
              </w:rPr>
            </w:pPr>
          </w:p>
          <w:p w14:paraId="00000081" w14:textId="77777777" w:rsidR="007B6A64" w:rsidRDefault="00000000">
            <w:pPr>
              <w:jc w:val="both"/>
              <w:rPr>
                <w:sz w:val="20"/>
                <w:szCs w:val="20"/>
              </w:rPr>
            </w:pPr>
            <w:r>
              <w:rPr>
                <w:sz w:val="20"/>
                <w:szCs w:val="20"/>
              </w:rPr>
              <w:t xml:space="preserve">Ministerio de Agricultura y Desarrollo Rural (2016). </w:t>
            </w:r>
            <w:r>
              <w:rPr>
                <w:i/>
                <w:sz w:val="20"/>
                <w:szCs w:val="20"/>
              </w:rPr>
              <w:t>CAPÍTULO 2. Movilización de Ganado</w:t>
            </w:r>
            <w:r>
              <w:rPr>
                <w:sz w:val="20"/>
                <w:szCs w:val="20"/>
              </w:rPr>
              <w:t xml:space="preserve">. </w:t>
            </w:r>
            <w:hyperlink r:id="rId19">
              <w:r>
                <w:rPr>
                  <w:color w:val="0000FF"/>
                  <w:sz w:val="20"/>
                  <w:szCs w:val="20"/>
                  <w:u w:val="single"/>
                </w:rPr>
                <w:t>https://www.minagricultura.gov.co/Normatividad/Paginas/Decreto-1071-2015/CAPITULO-2-Movilizacion-de-Ganado.aspx</w:t>
              </w:r>
            </w:hyperlink>
            <w:r>
              <w:rPr>
                <w:sz w:val="20"/>
                <w:szCs w:val="20"/>
              </w:rPr>
              <w:t xml:space="preserve"> </w:t>
            </w:r>
          </w:p>
        </w:tc>
      </w:tr>
    </w:tbl>
    <w:p w14:paraId="00000082" w14:textId="77777777" w:rsidR="007B6A64" w:rsidRDefault="007B6A64">
      <w:pPr>
        <w:ind w:left="360"/>
        <w:jc w:val="both"/>
        <w:rPr>
          <w:sz w:val="20"/>
          <w:szCs w:val="20"/>
        </w:rPr>
      </w:pPr>
    </w:p>
    <w:p w14:paraId="00000083" w14:textId="77777777" w:rsidR="007B6A64" w:rsidRDefault="00000000">
      <w:pPr>
        <w:spacing w:line="360" w:lineRule="auto"/>
        <w:jc w:val="both"/>
        <w:rPr>
          <w:b/>
          <w:sz w:val="20"/>
          <w:szCs w:val="20"/>
        </w:rPr>
      </w:pPr>
      <w:r>
        <w:rPr>
          <w:b/>
          <w:sz w:val="20"/>
          <w:szCs w:val="20"/>
        </w:rPr>
        <w:t xml:space="preserve">Técnicas de movilización </w:t>
      </w:r>
    </w:p>
    <w:p w14:paraId="00000084" w14:textId="77777777" w:rsidR="007B6A64" w:rsidRDefault="007B6A64">
      <w:pPr>
        <w:spacing w:line="360" w:lineRule="auto"/>
        <w:jc w:val="both"/>
        <w:rPr>
          <w:b/>
          <w:sz w:val="20"/>
          <w:szCs w:val="20"/>
        </w:rPr>
      </w:pPr>
    </w:p>
    <w:p w14:paraId="00000085" w14:textId="77777777" w:rsidR="007B6A64" w:rsidRDefault="00000000">
      <w:pPr>
        <w:spacing w:line="360" w:lineRule="auto"/>
        <w:jc w:val="both"/>
        <w:rPr>
          <w:color w:val="000000"/>
          <w:sz w:val="20"/>
          <w:szCs w:val="20"/>
        </w:rPr>
      </w:pPr>
      <w:r>
        <w:rPr>
          <w:color w:val="000000"/>
          <w:sz w:val="20"/>
          <w:szCs w:val="20"/>
        </w:rPr>
        <w:t xml:space="preserve">Es importante el control y manejo para el grupo de animales basado en la manera oportuna de prevenir percances durante el traslado. Dado lo anterior revisemos algunas de las técnicas de movilización que se deben considerar: </w:t>
      </w:r>
    </w:p>
    <w:p w14:paraId="00000086" w14:textId="77777777" w:rsidR="007B6A64" w:rsidRDefault="007B6A64">
      <w:pPr>
        <w:spacing w:line="360" w:lineRule="auto"/>
        <w:jc w:val="both"/>
        <w:rPr>
          <w:color w:val="000000"/>
          <w:sz w:val="20"/>
          <w:szCs w:val="20"/>
        </w:rPr>
      </w:pPr>
    </w:p>
    <w:p w14:paraId="00000087" w14:textId="77777777" w:rsidR="007B6A64" w:rsidRDefault="00000000">
      <w:pPr>
        <w:spacing w:line="360" w:lineRule="auto"/>
        <w:jc w:val="both"/>
        <w:rPr>
          <w:color w:val="000000"/>
          <w:sz w:val="20"/>
          <w:szCs w:val="20"/>
        </w:rPr>
      </w:pPr>
      <w:r>
        <w:rPr>
          <w:noProof/>
        </w:rPr>
        <mc:AlternateContent>
          <mc:Choice Requires="wps">
            <w:drawing>
              <wp:anchor distT="0" distB="0" distL="114300" distR="114300" simplePos="0" relativeHeight="251661312" behindDoc="0" locked="0" layoutInCell="1" hidden="0" allowOverlap="1" wp14:anchorId="610FE06D" wp14:editId="392196DB">
                <wp:simplePos x="0" y="0"/>
                <wp:positionH relativeFrom="column">
                  <wp:posOffset>749300</wp:posOffset>
                </wp:positionH>
                <wp:positionV relativeFrom="paragraph">
                  <wp:posOffset>0</wp:posOffset>
                </wp:positionV>
                <wp:extent cx="5047615" cy="464185"/>
                <wp:effectExtent l="0" t="0" r="0" b="0"/>
                <wp:wrapNone/>
                <wp:docPr id="381" name="Rectángulo 381"/>
                <wp:cNvGraphicFramePr/>
                <a:graphic xmlns:a="http://schemas.openxmlformats.org/drawingml/2006/main">
                  <a:graphicData uri="http://schemas.microsoft.com/office/word/2010/wordprocessingShape">
                    <wps:wsp>
                      <wps:cNvSpPr/>
                      <wps:spPr>
                        <a:xfrm>
                          <a:off x="2828543" y="3554258"/>
                          <a:ext cx="5034915" cy="45148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14:paraId="4BBE526E" w14:textId="77777777" w:rsidR="007B6A64" w:rsidRDefault="00000000">
                            <w:pPr>
                              <w:spacing w:line="275" w:lineRule="auto"/>
                              <w:jc w:val="center"/>
                              <w:textDirection w:val="btLr"/>
                            </w:pPr>
                            <w:r>
                              <w:rPr>
                                <w:color w:val="FFFFFF"/>
                                <w:sz w:val="28"/>
                              </w:rPr>
                              <w:t>CF15_3_Tabs_Verticales_Tecnicas movilización</w:t>
                            </w:r>
                          </w:p>
                        </w:txbxContent>
                      </wps:txbx>
                      <wps:bodyPr spcFirstLastPara="1" wrap="square" lIns="91425" tIns="45700" rIns="91425" bIns="45700" anchor="ctr" anchorCtr="0">
                        <a:noAutofit/>
                      </wps:bodyPr>
                    </wps:wsp>
                  </a:graphicData>
                </a:graphic>
              </wp:anchor>
            </w:drawing>
          </mc:Choice>
          <mc:Fallback>
            <w:pict>
              <v:rect w14:anchorId="610FE06D" id="Rectángulo 381" o:spid="_x0000_s1029" style="position:absolute;left:0;text-align:left;margin-left:59pt;margin-top:0;width:397.45pt;height:36.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" fillcolor="#c0504d [3205]" strokecolor="#42719b" strokeweight="1pt">
                <v:stroke startarrowwidth="narrow" startarrowlength="short" endarrowwidth="narrow" endarrowlength="short" miterlimit="5243f"/>
                <v:textbox inset="2.53958mm,1.2694mm,2.53958mm,1.2694mm">
                  <w:txbxContent>
                    <w:p w14:paraId="4BBE526E" w14:textId="77777777" w:rsidR="007B6A64" w:rsidRDefault="00000000">
                      <w:pPr>
                        <w:spacing w:line="275" w:lineRule="auto"/>
                        <w:jc w:val="center"/>
                        <w:textDirection w:val="btLr"/>
                      </w:pPr>
                      <w:r>
                        <w:rPr>
                          <w:color w:val="FFFFFF"/>
                          <w:sz w:val="28"/>
                        </w:rPr>
                        <w:t>CF15_3_Tabs_Verticales_Tecnicas movilización</w:t>
                      </w:r>
                    </w:p>
                  </w:txbxContent>
                </v:textbox>
              </v:rect>
            </w:pict>
          </mc:Fallback>
        </mc:AlternateContent>
      </w:r>
    </w:p>
    <w:p w14:paraId="00000088" w14:textId="77777777" w:rsidR="007B6A64" w:rsidRDefault="00863BBD">
      <w:pPr>
        <w:spacing w:line="360" w:lineRule="auto"/>
        <w:jc w:val="both"/>
        <w:rPr>
          <w:color w:val="000000"/>
          <w:sz w:val="20"/>
          <w:szCs w:val="20"/>
        </w:rPr>
      </w:pPr>
      <w:commentRangeStart w:id="9"/>
      <w:commentRangeEnd w:id="9"/>
      <w:r>
        <w:rPr>
          <w:rStyle w:val="Refdecomentario"/>
        </w:rPr>
        <w:commentReference w:id="9"/>
      </w:r>
    </w:p>
    <w:p w14:paraId="00000089" w14:textId="77777777" w:rsidR="007B6A64" w:rsidRDefault="007B6A64">
      <w:pPr>
        <w:spacing w:line="360" w:lineRule="auto"/>
        <w:jc w:val="both"/>
        <w:rPr>
          <w:sz w:val="20"/>
          <w:szCs w:val="20"/>
        </w:rPr>
      </w:pPr>
    </w:p>
    <w:p w14:paraId="0000008A" w14:textId="77777777" w:rsidR="007B6A64" w:rsidRDefault="00000000">
      <w:pPr>
        <w:spacing w:line="360" w:lineRule="auto"/>
        <w:jc w:val="both"/>
        <w:rPr>
          <w:b/>
          <w:sz w:val="20"/>
          <w:szCs w:val="20"/>
        </w:rPr>
      </w:pPr>
      <w:sdt>
        <w:sdtPr>
          <w:tag w:val="goog_rdk_11"/>
          <w:id w:val="-1093011834"/>
        </w:sdtPr>
        <w:sdtContent>
          <w:commentRangeStart w:id="10"/>
        </w:sdtContent>
      </w:sdt>
      <w:r>
        <w:rPr>
          <w:b/>
          <w:sz w:val="20"/>
          <w:szCs w:val="20"/>
        </w:rPr>
        <w:t xml:space="preserve">Figura 2 </w:t>
      </w:r>
    </w:p>
    <w:p w14:paraId="0000008B" w14:textId="77777777" w:rsidR="007B6A64" w:rsidRDefault="00000000">
      <w:pPr>
        <w:spacing w:line="360" w:lineRule="auto"/>
        <w:jc w:val="both"/>
        <w:rPr>
          <w:i/>
          <w:sz w:val="20"/>
          <w:szCs w:val="20"/>
        </w:rPr>
      </w:pPr>
      <w:r>
        <w:rPr>
          <w:i/>
          <w:sz w:val="20"/>
          <w:szCs w:val="20"/>
        </w:rPr>
        <w:t>Zona de fuga y punto de balance</w:t>
      </w:r>
      <w:commentRangeEnd w:id="10"/>
      <w:r>
        <w:commentReference w:id="10"/>
      </w:r>
    </w:p>
    <w:p w14:paraId="0000008C" w14:textId="77777777" w:rsidR="007B6A64" w:rsidRDefault="00000000">
      <w:pPr>
        <w:spacing w:line="360" w:lineRule="auto"/>
        <w:jc w:val="both"/>
        <w:rPr>
          <w:sz w:val="20"/>
          <w:szCs w:val="20"/>
        </w:rPr>
      </w:pPr>
      <w:r>
        <w:rPr>
          <w:noProof/>
        </w:rPr>
        <w:drawing>
          <wp:inline distT="0" distB="0" distL="0" distR="0" wp14:anchorId="58A5208E" wp14:editId="33315CF7">
            <wp:extent cx="6332220" cy="3843655"/>
            <wp:effectExtent l="0" t="0" r="0" b="0"/>
            <wp:docPr id="395" name="image9.png" descr="La imagen muestra la zona de fuga y punto de balance , teniendo en cuenta la zona de movimiento del trabajador, el punto ciego, punto de balance y la orilla de la zona de fuga."/>
            <wp:cNvGraphicFramePr/>
            <a:graphic xmlns:a="http://schemas.openxmlformats.org/drawingml/2006/main">
              <a:graphicData uri="http://schemas.openxmlformats.org/drawingml/2006/picture">
                <pic:pic xmlns:pic="http://schemas.openxmlformats.org/drawingml/2006/picture">
                  <pic:nvPicPr>
                    <pic:cNvPr id="395" name="image9.png" descr="La imagen muestra la zona de fuga y punto de balance , teniendo en cuenta la zona de movimiento del trabajador, el punto ciego, punto de balance y la orilla de la zona de fuga."/>
                    <pic:cNvPicPr preferRelativeResize="0"/>
                  </pic:nvPicPr>
                  <pic:blipFill>
                    <a:blip r:embed="rId20"/>
                    <a:srcRect t="2654"/>
                    <a:stretch>
                      <a:fillRect/>
                    </a:stretch>
                  </pic:blipFill>
                  <pic:spPr>
                    <a:xfrm>
                      <a:off x="0" y="0"/>
                      <a:ext cx="6332220" cy="3843655"/>
                    </a:xfrm>
                    <a:prstGeom prst="rect">
                      <a:avLst/>
                    </a:prstGeom>
                    <a:ln/>
                  </pic:spPr>
                </pic:pic>
              </a:graphicData>
            </a:graphic>
          </wp:inline>
        </w:drawing>
      </w:r>
    </w:p>
    <w:p w14:paraId="0000008D" w14:textId="77777777" w:rsidR="007B6A64" w:rsidRDefault="007B6A64">
      <w:pPr>
        <w:spacing w:line="360" w:lineRule="auto"/>
        <w:jc w:val="both"/>
        <w:rPr>
          <w:sz w:val="20"/>
          <w:szCs w:val="20"/>
        </w:rPr>
      </w:pPr>
    </w:p>
    <w:p w14:paraId="0000008E" w14:textId="77777777" w:rsidR="007B6A64" w:rsidRDefault="007B6A64">
      <w:pPr>
        <w:spacing w:line="360" w:lineRule="auto"/>
        <w:jc w:val="both"/>
        <w:rPr>
          <w:sz w:val="20"/>
          <w:szCs w:val="20"/>
          <w:highlight w:val="yellow"/>
        </w:rPr>
      </w:pPr>
    </w:p>
    <w:p w14:paraId="0000008F" w14:textId="77777777" w:rsidR="007B6A64" w:rsidRDefault="007B6A64">
      <w:pPr>
        <w:spacing w:line="360" w:lineRule="auto"/>
        <w:jc w:val="both"/>
        <w:rPr>
          <w:sz w:val="20"/>
          <w:szCs w:val="20"/>
          <w:highlight w:val="yellow"/>
        </w:rPr>
      </w:pPr>
    </w:p>
    <w:p w14:paraId="00000090" w14:textId="77777777" w:rsidR="007B6A64" w:rsidRDefault="00000000">
      <w:pPr>
        <w:spacing w:line="360" w:lineRule="auto"/>
        <w:jc w:val="both"/>
        <w:rPr>
          <w:b/>
          <w:sz w:val="20"/>
          <w:szCs w:val="20"/>
        </w:rPr>
      </w:pPr>
      <w:r>
        <w:rPr>
          <w:b/>
          <w:sz w:val="20"/>
          <w:szCs w:val="20"/>
        </w:rPr>
        <w:t xml:space="preserve">4. Anatomía de las especies </w:t>
      </w:r>
      <w:commentRangeStart w:id="11"/>
      <w:r>
        <w:rPr>
          <w:b/>
          <w:sz w:val="20"/>
          <w:szCs w:val="20"/>
        </w:rPr>
        <w:t>pecuarias</w:t>
      </w:r>
      <w:commentRangeEnd w:id="11"/>
      <w:r w:rsidR="000946DF">
        <w:rPr>
          <w:rStyle w:val="Refdecomentario"/>
        </w:rPr>
        <w:commentReference w:id="11"/>
      </w:r>
      <w:r>
        <w:rPr>
          <w:b/>
          <w:sz w:val="20"/>
          <w:szCs w:val="20"/>
        </w:rPr>
        <w:t xml:space="preserve"> </w:t>
      </w:r>
    </w:p>
    <w:p w14:paraId="00000091" w14:textId="77777777" w:rsidR="007B6A64" w:rsidRDefault="007B6A64">
      <w:pPr>
        <w:spacing w:line="360" w:lineRule="auto"/>
        <w:jc w:val="both"/>
        <w:rPr>
          <w:b/>
          <w:sz w:val="20"/>
          <w:szCs w:val="20"/>
        </w:rPr>
      </w:pPr>
    </w:p>
    <w:p w14:paraId="00000092" w14:textId="7B3AC6B2" w:rsidR="007B6A64" w:rsidRDefault="00863BBD">
      <w:pPr>
        <w:spacing w:line="360" w:lineRule="auto"/>
        <w:jc w:val="both"/>
        <w:rPr>
          <w:sz w:val="20"/>
          <w:szCs w:val="20"/>
        </w:rPr>
      </w:pPr>
      <w:r>
        <w:rPr>
          <w:sz w:val="20"/>
          <w:szCs w:val="20"/>
        </w:rPr>
        <w:t>De acuerdo con</w:t>
      </w:r>
      <w:r w:rsidR="00000000">
        <w:rPr>
          <w:sz w:val="20"/>
          <w:szCs w:val="20"/>
        </w:rPr>
        <w:t xml:space="preserve"> la composición, disposición, ubicación y relación topográfica de los diferentes órganos que componen el organismo de los animales es importante tener en cuenta la organización estructural de los seres vivos y en esencia a los puntos de referencia, veamos:</w:t>
      </w:r>
    </w:p>
    <w:p w14:paraId="00000093" w14:textId="77777777" w:rsidR="007B6A64" w:rsidRDefault="00000000">
      <w:pPr>
        <w:spacing w:line="360" w:lineRule="auto"/>
        <w:jc w:val="both"/>
        <w:rPr>
          <w:sz w:val="20"/>
          <w:szCs w:val="20"/>
        </w:rPr>
      </w:pPr>
      <w:r>
        <w:rPr>
          <w:noProof/>
        </w:rPr>
        <mc:AlternateContent>
          <mc:Choice Requires="wps">
            <w:drawing>
              <wp:anchor distT="0" distB="0" distL="114300" distR="114300" simplePos="0" relativeHeight="251662336" behindDoc="0" locked="0" layoutInCell="1" hidden="0" allowOverlap="1" wp14:anchorId="6BB78CDC" wp14:editId="7BA3C2AA">
                <wp:simplePos x="0" y="0"/>
                <wp:positionH relativeFrom="column">
                  <wp:posOffset>660400</wp:posOffset>
                </wp:positionH>
                <wp:positionV relativeFrom="paragraph">
                  <wp:posOffset>127000</wp:posOffset>
                </wp:positionV>
                <wp:extent cx="5047615" cy="584200"/>
                <wp:effectExtent l="0" t="0" r="0" b="0"/>
                <wp:wrapNone/>
                <wp:docPr id="378" name="Rectángulo 378"/>
                <wp:cNvGraphicFramePr/>
                <a:graphic xmlns:a="http://schemas.openxmlformats.org/drawingml/2006/main">
                  <a:graphicData uri="http://schemas.microsoft.com/office/word/2010/wordprocessingShape">
                    <wps:wsp>
                      <wps:cNvSpPr/>
                      <wps:spPr>
                        <a:xfrm>
                          <a:off x="2828543" y="3494250"/>
                          <a:ext cx="5034915" cy="571500"/>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14:paraId="46D29DC9" w14:textId="77777777" w:rsidR="007B6A64" w:rsidRDefault="00000000">
                            <w:pPr>
                              <w:spacing w:line="275" w:lineRule="auto"/>
                              <w:jc w:val="center"/>
                              <w:textDirection w:val="btLr"/>
                            </w:pPr>
                            <w:r>
                              <w:rPr>
                                <w:color w:val="FFFFFF"/>
                                <w:sz w:val="28"/>
                              </w:rPr>
                              <w:t>CF15_4_Infografia_interactiva_puntocaliente_Topografia animal</w:t>
                            </w:r>
                          </w:p>
                        </w:txbxContent>
                      </wps:txbx>
                      <wps:bodyPr spcFirstLastPara="1" wrap="square" lIns="91425" tIns="45700" rIns="91425" bIns="45700" anchor="ctr" anchorCtr="0">
                        <a:noAutofit/>
                      </wps:bodyPr>
                    </wps:wsp>
                  </a:graphicData>
                </a:graphic>
              </wp:anchor>
            </w:drawing>
          </mc:Choice>
          <mc:Fallback>
            <w:pict>
              <v:rect w14:anchorId="6BB78CDC" id="Rectángulo 378" o:spid="_x0000_s1030" style="position:absolute;left:0;text-align:left;margin-left:52pt;margin-top:10pt;width:397.45pt;height:4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" fillcolor="#c0504d [3205]" strokecolor="#42719b" strokeweight="1pt">
                <v:stroke startarrowwidth="narrow" startarrowlength="short" endarrowwidth="narrow" endarrowlength="short" miterlimit="5243f"/>
                <v:textbox inset="2.53958mm,1.2694mm,2.53958mm,1.2694mm">
                  <w:txbxContent>
                    <w:p w14:paraId="46D29DC9" w14:textId="77777777" w:rsidR="007B6A64" w:rsidRDefault="00000000">
                      <w:pPr>
                        <w:spacing w:line="275" w:lineRule="auto"/>
                        <w:jc w:val="center"/>
                        <w:textDirection w:val="btLr"/>
                      </w:pPr>
                      <w:r>
                        <w:rPr>
                          <w:color w:val="FFFFFF"/>
                          <w:sz w:val="28"/>
                        </w:rPr>
                        <w:t>CF15_4_Infografia_interactiva_puntocaliente_Topografia animal</w:t>
                      </w:r>
                    </w:p>
                  </w:txbxContent>
                </v:textbox>
              </v:rect>
            </w:pict>
          </mc:Fallback>
        </mc:AlternateContent>
      </w:r>
    </w:p>
    <w:p w14:paraId="00000094" w14:textId="77777777" w:rsidR="007B6A64" w:rsidRDefault="007B6A64">
      <w:pPr>
        <w:spacing w:line="360" w:lineRule="auto"/>
        <w:jc w:val="both"/>
        <w:rPr>
          <w:sz w:val="20"/>
          <w:szCs w:val="20"/>
        </w:rPr>
      </w:pPr>
    </w:p>
    <w:p w14:paraId="00000095" w14:textId="77777777" w:rsidR="007B6A64" w:rsidRDefault="007B6A64">
      <w:pPr>
        <w:pBdr>
          <w:top w:val="nil"/>
          <w:left w:val="nil"/>
          <w:bottom w:val="nil"/>
          <w:right w:val="nil"/>
          <w:between w:val="nil"/>
        </w:pBdr>
        <w:spacing w:line="360" w:lineRule="auto"/>
        <w:ind w:left="720"/>
        <w:jc w:val="both"/>
        <w:rPr>
          <w:color w:val="000000"/>
          <w:sz w:val="20"/>
          <w:szCs w:val="20"/>
        </w:rPr>
      </w:pPr>
    </w:p>
    <w:p w14:paraId="00000096" w14:textId="77777777" w:rsidR="007B6A64" w:rsidRDefault="007B6A64">
      <w:pPr>
        <w:pBdr>
          <w:top w:val="nil"/>
          <w:left w:val="nil"/>
          <w:bottom w:val="nil"/>
          <w:right w:val="nil"/>
          <w:between w:val="nil"/>
        </w:pBdr>
        <w:spacing w:line="360" w:lineRule="auto"/>
        <w:ind w:left="720"/>
        <w:jc w:val="both"/>
        <w:rPr>
          <w:color w:val="000000"/>
          <w:sz w:val="20"/>
          <w:szCs w:val="20"/>
        </w:rPr>
      </w:pPr>
    </w:p>
    <w:p w14:paraId="00000097" w14:textId="77777777" w:rsidR="007B6A64" w:rsidRDefault="007B6A64">
      <w:pPr>
        <w:spacing w:line="360" w:lineRule="auto"/>
        <w:jc w:val="both"/>
        <w:rPr>
          <w:sz w:val="20"/>
          <w:szCs w:val="20"/>
        </w:rPr>
      </w:pPr>
    </w:p>
    <w:tbl>
      <w:tblPr>
        <w:tblStyle w:val="a5"/>
        <w:tblW w:w="996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29"/>
        <w:gridCol w:w="8833"/>
      </w:tblGrid>
      <w:tr w:rsidR="007B6A64" w14:paraId="45677797" w14:textId="77777777">
        <w:tc>
          <w:tcPr>
            <w:tcW w:w="1129" w:type="dxa"/>
          </w:tcPr>
          <w:p w14:paraId="00000098" w14:textId="77777777" w:rsidR="007B6A64" w:rsidRDefault="00000000">
            <w:pPr>
              <w:spacing w:line="360" w:lineRule="auto"/>
              <w:jc w:val="both"/>
              <w:rPr>
                <w:sz w:val="20"/>
                <w:szCs w:val="20"/>
              </w:rPr>
            </w:pPr>
            <w:r>
              <w:rPr>
                <w:noProof/>
                <w:sz w:val="20"/>
                <w:szCs w:val="20"/>
              </w:rPr>
              <w:drawing>
                <wp:inline distT="0" distB="0" distL="0" distR="0" wp14:anchorId="546FDF94" wp14:editId="62E1194A">
                  <wp:extent cx="360000" cy="360000"/>
                  <wp:effectExtent l="0" t="0" r="0" b="0"/>
                  <wp:docPr id="3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60000" cy="360000"/>
                          </a:xfrm>
                          <a:prstGeom prst="rect">
                            <a:avLst/>
                          </a:prstGeom>
                          <a:ln/>
                        </pic:spPr>
                      </pic:pic>
                    </a:graphicData>
                  </a:graphic>
                </wp:inline>
              </w:drawing>
            </w:r>
          </w:p>
        </w:tc>
        <w:tc>
          <w:tcPr>
            <w:tcW w:w="8833" w:type="dxa"/>
            <w:vAlign w:val="center"/>
          </w:tcPr>
          <w:p w14:paraId="00000099" w14:textId="77777777" w:rsidR="007B6A64" w:rsidRDefault="00000000">
            <w:pPr>
              <w:spacing w:line="360" w:lineRule="auto"/>
              <w:jc w:val="both"/>
              <w:rPr>
                <w:sz w:val="20"/>
                <w:szCs w:val="20"/>
              </w:rPr>
            </w:pPr>
            <w:r>
              <w:rPr>
                <w:sz w:val="20"/>
                <w:szCs w:val="20"/>
              </w:rPr>
              <w:t xml:space="preserve">Igualmente, es importante que pueda profundizar a través de la </w:t>
            </w:r>
            <w:r>
              <w:rPr>
                <w:i/>
                <w:sz w:val="20"/>
                <w:szCs w:val="20"/>
              </w:rPr>
              <w:t>web</w:t>
            </w:r>
            <w:r>
              <w:rPr>
                <w:sz w:val="20"/>
                <w:szCs w:val="20"/>
              </w:rPr>
              <w:t xml:space="preserve"> algunas características adicionales de la anatomía de las especies pecuarias, para lo cual se le invita a que descargue la siguiente información: </w:t>
            </w:r>
          </w:p>
          <w:p w14:paraId="0000009A" w14:textId="77777777" w:rsidR="007B6A64" w:rsidRDefault="007B6A64">
            <w:pPr>
              <w:spacing w:line="360" w:lineRule="auto"/>
              <w:jc w:val="both"/>
              <w:rPr>
                <w:sz w:val="20"/>
                <w:szCs w:val="20"/>
              </w:rPr>
            </w:pPr>
          </w:p>
          <w:p w14:paraId="0000009B" w14:textId="77777777" w:rsidR="007B6A64" w:rsidRDefault="00000000">
            <w:pPr>
              <w:spacing w:line="360" w:lineRule="auto"/>
              <w:jc w:val="center"/>
              <w:rPr>
                <w:sz w:val="20"/>
                <w:szCs w:val="20"/>
              </w:rPr>
            </w:pPr>
            <w:sdt>
              <w:sdtPr>
                <w:tag w:val="goog_rdk_12"/>
                <w:id w:val="838284125"/>
              </w:sdtPr>
              <w:sdtContent>
                <w:commentRangeStart w:id="12"/>
              </w:sdtContent>
            </w:sdt>
            <w:proofErr w:type="spellStart"/>
            <w:r>
              <w:rPr>
                <w:sz w:val="20"/>
                <w:szCs w:val="20"/>
              </w:rPr>
              <w:t>Bertucci</w:t>
            </w:r>
            <w:proofErr w:type="spellEnd"/>
            <w:r>
              <w:rPr>
                <w:sz w:val="20"/>
                <w:szCs w:val="20"/>
              </w:rPr>
              <w:t xml:space="preserve">, A. </w:t>
            </w:r>
            <w:proofErr w:type="spellStart"/>
            <w:r>
              <w:rPr>
                <w:sz w:val="20"/>
                <w:szCs w:val="20"/>
              </w:rPr>
              <w:t>Anatomia</w:t>
            </w:r>
            <w:proofErr w:type="spellEnd"/>
            <w:r>
              <w:rPr>
                <w:sz w:val="20"/>
                <w:szCs w:val="20"/>
              </w:rPr>
              <w:t xml:space="preserve"> y </w:t>
            </w:r>
            <w:proofErr w:type="spellStart"/>
            <w:r>
              <w:rPr>
                <w:sz w:val="20"/>
                <w:szCs w:val="20"/>
              </w:rPr>
              <w:t>Fisiologia</w:t>
            </w:r>
            <w:proofErr w:type="spellEnd"/>
            <w:r>
              <w:rPr>
                <w:sz w:val="20"/>
                <w:szCs w:val="20"/>
              </w:rPr>
              <w:t xml:space="preserve"> Animal. Facultad de Ciencias Agrarias.</w:t>
            </w:r>
            <w:commentRangeEnd w:id="12"/>
            <w:r>
              <w:commentReference w:id="12"/>
            </w:r>
          </w:p>
        </w:tc>
      </w:tr>
    </w:tbl>
    <w:p w14:paraId="0000009C" w14:textId="77777777" w:rsidR="007B6A64" w:rsidRDefault="00000000">
      <w:pPr>
        <w:spacing w:line="360" w:lineRule="auto"/>
        <w:jc w:val="both"/>
        <w:rPr>
          <w:sz w:val="20"/>
          <w:szCs w:val="20"/>
        </w:rPr>
      </w:pPr>
      <w:r>
        <w:rPr>
          <w:sz w:val="20"/>
          <w:szCs w:val="20"/>
        </w:rPr>
        <w:t xml:space="preserve"> </w:t>
      </w:r>
    </w:p>
    <w:p w14:paraId="0000009D" w14:textId="77777777" w:rsidR="007B6A64" w:rsidRDefault="00000000">
      <w:pPr>
        <w:spacing w:line="360" w:lineRule="auto"/>
        <w:jc w:val="both"/>
        <w:rPr>
          <w:b/>
          <w:sz w:val="20"/>
          <w:szCs w:val="20"/>
        </w:rPr>
      </w:pPr>
      <w:r>
        <w:rPr>
          <w:b/>
          <w:sz w:val="20"/>
          <w:szCs w:val="20"/>
        </w:rPr>
        <w:t>4.1. Enfermedades de las especies pecuarias</w:t>
      </w:r>
    </w:p>
    <w:p w14:paraId="0000009E" w14:textId="77777777" w:rsidR="007B6A64" w:rsidRDefault="007B6A64">
      <w:pPr>
        <w:spacing w:line="360" w:lineRule="auto"/>
        <w:jc w:val="both"/>
        <w:rPr>
          <w:sz w:val="20"/>
          <w:szCs w:val="20"/>
          <w:highlight w:val="yellow"/>
        </w:rPr>
      </w:pPr>
    </w:p>
    <w:p w14:paraId="0000009F" w14:textId="7FC93539" w:rsidR="007B6A64" w:rsidRDefault="00000000">
      <w:pPr>
        <w:spacing w:line="360" w:lineRule="auto"/>
        <w:jc w:val="both"/>
        <w:rPr>
          <w:sz w:val="20"/>
          <w:szCs w:val="20"/>
        </w:rPr>
      </w:pPr>
      <w:r>
        <w:rPr>
          <w:sz w:val="20"/>
          <w:szCs w:val="20"/>
        </w:rPr>
        <w:t xml:space="preserve">Las enfermedades en las especies pecuarias se determinan </w:t>
      </w:r>
      <w:r w:rsidR="003F7AD9">
        <w:rPr>
          <w:sz w:val="20"/>
          <w:szCs w:val="20"/>
        </w:rPr>
        <w:t>de acuerdo con</w:t>
      </w:r>
      <w:r>
        <w:rPr>
          <w:sz w:val="20"/>
          <w:szCs w:val="20"/>
        </w:rPr>
        <w:t xml:space="preserve"> cada una de las especies. Inicialmente se deben reconocer los siguientes tipos de </w:t>
      </w:r>
      <w:commentRangeStart w:id="13"/>
      <w:r>
        <w:rPr>
          <w:sz w:val="20"/>
          <w:szCs w:val="20"/>
        </w:rPr>
        <w:t>enfermedades</w:t>
      </w:r>
      <w:commentRangeEnd w:id="13"/>
      <w:r w:rsidR="000946DF">
        <w:rPr>
          <w:rStyle w:val="Refdecomentario"/>
        </w:rPr>
        <w:commentReference w:id="13"/>
      </w:r>
      <w:r>
        <w:rPr>
          <w:sz w:val="20"/>
          <w:szCs w:val="20"/>
        </w:rPr>
        <w:t xml:space="preserve">: </w:t>
      </w:r>
    </w:p>
    <w:p w14:paraId="2B4FB745" w14:textId="77777777" w:rsidR="002C4FFF" w:rsidRDefault="002C4FFF">
      <w:pPr>
        <w:spacing w:line="360" w:lineRule="auto"/>
        <w:jc w:val="both"/>
        <w:rPr>
          <w:sz w:val="20"/>
          <w:szCs w:val="20"/>
        </w:rPr>
      </w:pPr>
    </w:p>
    <w:p w14:paraId="000000A0" w14:textId="77777777" w:rsidR="007B6A64" w:rsidRDefault="00000000">
      <w:pPr>
        <w:spacing w:line="360" w:lineRule="auto"/>
        <w:jc w:val="both"/>
        <w:rPr>
          <w:sz w:val="20"/>
          <w:szCs w:val="20"/>
        </w:rPr>
      </w:pPr>
      <w:r>
        <w:rPr>
          <w:noProof/>
        </w:rPr>
        <mc:AlternateContent>
          <mc:Choice Requires="wps">
            <w:drawing>
              <wp:anchor distT="0" distB="0" distL="114300" distR="114300" simplePos="0" relativeHeight="251663360" behindDoc="0" locked="0" layoutInCell="1" hidden="0" allowOverlap="1" wp14:anchorId="709414A1" wp14:editId="7BE86224">
                <wp:simplePos x="0" y="0"/>
                <wp:positionH relativeFrom="column">
                  <wp:posOffset>635000</wp:posOffset>
                </wp:positionH>
                <wp:positionV relativeFrom="paragraph">
                  <wp:posOffset>50800</wp:posOffset>
                </wp:positionV>
                <wp:extent cx="5047615" cy="346075"/>
                <wp:effectExtent l="0" t="0" r="0" b="0"/>
                <wp:wrapNone/>
                <wp:docPr id="377" name="Rectángulo 377"/>
                <wp:cNvGraphicFramePr/>
                <a:graphic xmlns:a="http://schemas.openxmlformats.org/drawingml/2006/main">
                  <a:graphicData uri="http://schemas.microsoft.com/office/word/2010/wordprocessingShape">
                    <wps:wsp>
                      <wps:cNvSpPr/>
                      <wps:spPr>
                        <a:xfrm>
                          <a:off x="2828543" y="3613313"/>
                          <a:ext cx="5034915" cy="3333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14:paraId="57819D58" w14:textId="77777777" w:rsidR="007B6A64" w:rsidRDefault="00000000">
                            <w:pPr>
                              <w:spacing w:line="275" w:lineRule="auto"/>
                              <w:jc w:val="center"/>
                              <w:textDirection w:val="btLr"/>
                            </w:pPr>
                            <w:r>
                              <w:rPr>
                                <w:color w:val="FFFFFF"/>
                                <w:sz w:val="28"/>
                              </w:rPr>
                              <w:t>CF15_4.1_Tarjetas_Tipos enfermedades</w:t>
                            </w:r>
                          </w:p>
                        </w:txbxContent>
                      </wps:txbx>
                      <wps:bodyPr spcFirstLastPara="1" wrap="square" lIns="91425" tIns="45700" rIns="91425" bIns="45700" anchor="ctr" anchorCtr="0">
                        <a:noAutofit/>
                      </wps:bodyPr>
                    </wps:wsp>
                  </a:graphicData>
                </a:graphic>
              </wp:anchor>
            </w:drawing>
          </mc:Choice>
          <mc:Fallback>
            <w:pict>
              <v:rect w14:anchorId="709414A1" id="Rectángulo 377" o:spid="_x0000_s1031" style="position:absolute;left:0;text-align:left;margin-left:50pt;margin-top:4pt;width:397.45pt;height:27.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" fillcolor="#c0504d [3205]" strokecolor="#42719b" strokeweight="1pt">
                <v:stroke startarrowwidth="narrow" startarrowlength="short" endarrowwidth="narrow" endarrowlength="short" miterlimit="5243f"/>
                <v:textbox inset="2.53958mm,1.2694mm,2.53958mm,1.2694mm">
                  <w:txbxContent>
                    <w:p w14:paraId="57819D58" w14:textId="77777777" w:rsidR="007B6A64" w:rsidRDefault="00000000">
                      <w:pPr>
                        <w:spacing w:line="275" w:lineRule="auto"/>
                        <w:jc w:val="center"/>
                        <w:textDirection w:val="btLr"/>
                      </w:pPr>
                      <w:r>
                        <w:rPr>
                          <w:color w:val="FFFFFF"/>
                          <w:sz w:val="28"/>
                        </w:rPr>
                        <w:t>CF15_4.1_Tarjetas_Tipos enfermedades</w:t>
                      </w:r>
                    </w:p>
                  </w:txbxContent>
                </v:textbox>
              </v:rect>
            </w:pict>
          </mc:Fallback>
        </mc:AlternateContent>
      </w:r>
    </w:p>
    <w:p w14:paraId="000000A1" w14:textId="77777777" w:rsidR="007B6A64" w:rsidRDefault="007B6A64">
      <w:pPr>
        <w:spacing w:line="360" w:lineRule="auto"/>
        <w:jc w:val="both"/>
        <w:rPr>
          <w:sz w:val="20"/>
          <w:szCs w:val="20"/>
        </w:rPr>
      </w:pPr>
    </w:p>
    <w:p w14:paraId="000000A2" w14:textId="77777777" w:rsidR="007B6A64" w:rsidRDefault="007B6A64">
      <w:pPr>
        <w:spacing w:line="360" w:lineRule="auto"/>
        <w:jc w:val="both"/>
        <w:rPr>
          <w:sz w:val="20"/>
          <w:szCs w:val="20"/>
        </w:rPr>
      </w:pPr>
    </w:p>
    <w:p w14:paraId="470C24DC" w14:textId="77777777" w:rsidR="002C4FFF" w:rsidRDefault="002C4FFF">
      <w:pPr>
        <w:spacing w:line="360" w:lineRule="auto"/>
        <w:jc w:val="both"/>
        <w:rPr>
          <w:sz w:val="20"/>
          <w:szCs w:val="20"/>
        </w:rPr>
      </w:pPr>
    </w:p>
    <w:p w14:paraId="000000A3" w14:textId="2C36A2B1" w:rsidR="007B6A64" w:rsidRDefault="00000000">
      <w:pPr>
        <w:spacing w:line="360" w:lineRule="auto"/>
        <w:jc w:val="both"/>
        <w:rPr>
          <w:sz w:val="20"/>
          <w:szCs w:val="20"/>
        </w:rPr>
      </w:pPr>
      <w:commentRangeStart w:id="14"/>
      <w:r>
        <w:rPr>
          <w:sz w:val="20"/>
          <w:szCs w:val="20"/>
        </w:rPr>
        <w:t xml:space="preserve">Una vez se han reconocido los tipos se pueden describir las enfermedades más comunes de las especies pecuarias. </w:t>
      </w:r>
      <w:r w:rsidR="0007020E">
        <w:rPr>
          <w:sz w:val="20"/>
          <w:szCs w:val="20"/>
        </w:rPr>
        <w:t>R</w:t>
      </w:r>
      <w:r>
        <w:rPr>
          <w:sz w:val="20"/>
          <w:szCs w:val="20"/>
        </w:rPr>
        <w:t xml:space="preserve">evisa la descripción de cada una: </w:t>
      </w:r>
    </w:p>
    <w:p w14:paraId="1FDE370C" w14:textId="77777777" w:rsidR="002C4FFF" w:rsidRDefault="002C4FFF">
      <w:pPr>
        <w:spacing w:line="360" w:lineRule="auto"/>
        <w:jc w:val="both"/>
        <w:rPr>
          <w:sz w:val="20"/>
          <w:szCs w:val="20"/>
        </w:rPr>
      </w:pPr>
    </w:p>
    <w:p w14:paraId="68ECB7A4" w14:textId="48D27CDF" w:rsidR="0007020E" w:rsidRDefault="0007020E" w:rsidP="0007020E">
      <w:pPr>
        <w:spacing w:line="360" w:lineRule="auto"/>
        <w:jc w:val="both"/>
        <w:rPr>
          <w:sz w:val="20"/>
          <w:szCs w:val="20"/>
        </w:rPr>
      </w:pPr>
      <w:r w:rsidRPr="002C4FFF">
        <w:rPr>
          <w:b/>
          <w:bCs/>
          <w:sz w:val="20"/>
          <w:szCs w:val="20"/>
        </w:rPr>
        <w:t>Estomatitis vesicular</w:t>
      </w:r>
      <w:r w:rsidR="002C4FFF">
        <w:rPr>
          <w:sz w:val="20"/>
          <w:szCs w:val="20"/>
        </w:rPr>
        <w:t>:</w:t>
      </w:r>
      <w:r w:rsidRPr="0007020E">
        <w:rPr>
          <w:sz w:val="20"/>
          <w:szCs w:val="20"/>
        </w:rPr>
        <w:tab/>
      </w:r>
      <w:r w:rsidR="002C4FFF">
        <w:rPr>
          <w:sz w:val="20"/>
          <w:szCs w:val="20"/>
        </w:rPr>
        <w:t>c</w:t>
      </w:r>
      <w:r w:rsidRPr="0007020E">
        <w:rPr>
          <w:sz w:val="20"/>
          <w:szCs w:val="20"/>
        </w:rPr>
        <w:t xml:space="preserve">ausada por un virus y presentada en todas las especies. Es endémica, epidémica y esporádica en todo el territorio nacional.  Su contaminación es por medio de la saliva donde el virus penetra por pequeñas heridas o excoriaciones que se presentan en la mucosa de boca o faringe.  Los síntomas son unas vesículas en la boca. </w:t>
      </w:r>
    </w:p>
    <w:p w14:paraId="6E933BFF" w14:textId="77777777" w:rsidR="002C4FFF" w:rsidRPr="0007020E" w:rsidRDefault="002C4FFF" w:rsidP="0007020E">
      <w:pPr>
        <w:spacing w:line="360" w:lineRule="auto"/>
        <w:jc w:val="both"/>
        <w:rPr>
          <w:sz w:val="20"/>
          <w:szCs w:val="20"/>
        </w:rPr>
      </w:pPr>
    </w:p>
    <w:p w14:paraId="5C4E0364" w14:textId="25789881" w:rsidR="0007020E" w:rsidRPr="0007020E" w:rsidRDefault="0007020E" w:rsidP="0007020E">
      <w:pPr>
        <w:spacing w:line="360" w:lineRule="auto"/>
        <w:jc w:val="both"/>
        <w:rPr>
          <w:sz w:val="20"/>
          <w:szCs w:val="20"/>
        </w:rPr>
      </w:pPr>
      <w:r w:rsidRPr="002C4FFF">
        <w:rPr>
          <w:b/>
          <w:bCs/>
          <w:sz w:val="20"/>
          <w:szCs w:val="20"/>
        </w:rPr>
        <w:t>Leptospirosis</w:t>
      </w:r>
      <w:r w:rsidR="002C4FFF">
        <w:rPr>
          <w:sz w:val="20"/>
          <w:szCs w:val="20"/>
        </w:rPr>
        <w:t>:</w:t>
      </w:r>
      <w:r w:rsidRPr="0007020E">
        <w:rPr>
          <w:sz w:val="20"/>
          <w:szCs w:val="20"/>
        </w:rPr>
        <w:tab/>
      </w:r>
      <w:r w:rsidR="002C4FFF">
        <w:rPr>
          <w:sz w:val="20"/>
          <w:szCs w:val="20"/>
        </w:rPr>
        <w:t>p</w:t>
      </w:r>
      <w:r w:rsidRPr="0007020E">
        <w:rPr>
          <w:sz w:val="20"/>
          <w:szCs w:val="20"/>
        </w:rPr>
        <w:t xml:space="preserve">roducida por la </w:t>
      </w:r>
      <w:proofErr w:type="spellStart"/>
      <w:r w:rsidRPr="0007020E">
        <w:rPr>
          <w:sz w:val="20"/>
          <w:szCs w:val="20"/>
        </w:rPr>
        <w:t>leptospira</w:t>
      </w:r>
      <w:proofErr w:type="spellEnd"/>
      <w:r w:rsidRPr="0007020E">
        <w:rPr>
          <w:sz w:val="20"/>
          <w:szCs w:val="20"/>
        </w:rPr>
        <w:t>, de la cual existen varias especies, que atacan a los animales y al hombre. Se presenta en equinos, bovinos, ovinos, caprinos y porcinos donde suele presentarse en todo el país y es endémica.</w:t>
      </w:r>
    </w:p>
    <w:p w14:paraId="37E4F3FD" w14:textId="77777777" w:rsidR="0007020E" w:rsidRPr="0007020E" w:rsidRDefault="0007020E" w:rsidP="0007020E">
      <w:pPr>
        <w:spacing w:line="360" w:lineRule="auto"/>
        <w:jc w:val="both"/>
        <w:rPr>
          <w:sz w:val="20"/>
          <w:szCs w:val="20"/>
        </w:rPr>
      </w:pPr>
      <w:r w:rsidRPr="0007020E">
        <w:rPr>
          <w:sz w:val="20"/>
          <w:szCs w:val="20"/>
        </w:rPr>
        <w:t xml:space="preserve">Los animales contaminados eliminan permanentemente el virus por la orina y si se contamina el agua de charcas permanece viva y puede ser ingerida por otros animales, atravesando la pared intestinal y llegando a la sangre. </w:t>
      </w:r>
    </w:p>
    <w:p w14:paraId="6570F086" w14:textId="258F43F3" w:rsidR="0007020E" w:rsidRPr="0007020E" w:rsidRDefault="0007020E" w:rsidP="0007020E">
      <w:pPr>
        <w:spacing w:line="360" w:lineRule="auto"/>
        <w:jc w:val="both"/>
        <w:rPr>
          <w:sz w:val="20"/>
          <w:szCs w:val="20"/>
        </w:rPr>
      </w:pPr>
      <w:r w:rsidRPr="0007020E">
        <w:rPr>
          <w:sz w:val="20"/>
          <w:szCs w:val="20"/>
        </w:rPr>
        <w:t xml:space="preserve">Fiebre </w:t>
      </w:r>
      <w:r w:rsidRPr="0007020E">
        <w:rPr>
          <w:sz w:val="20"/>
          <w:szCs w:val="20"/>
        </w:rPr>
        <w:t>aftosa o</w:t>
      </w:r>
      <w:r w:rsidRPr="0007020E">
        <w:rPr>
          <w:sz w:val="20"/>
          <w:szCs w:val="20"/>
        </w:rPr>
        <w:t xml:space="preserve"> glosopeda</w:t>
      </w:r>
      <w:r w:rsidRPr="0007020E">
        <w:rPr>
          <w:sz w:val="20"/>
          <w:szCs w:val="20"/>
        </w:rPr>
        <w:tab/>
        <w:t>Se caracteriza por la presencia de estomatitis, problemas vesiculares en pezuñas y glándula mamaria, por ser de alta morbilidad.  Es causada por virus en especies como bovinos, porcinos, ovinos y caprinos.  Se presenta en todo el país en forma endémica, epidémica y esporádica.</w:t>
      </w:r>
    </w:p>
    <w:p w14:paraId="38C826B0" w14:textId="77777777" w:rsidR="0007020E" w:rsidRPr="0007020E" w:rsidRDefault="0007020E" w:rsidP="0007020E">
      <w:pPr>
        <w:spacing w:line="360" w:lineRule="auto"/>
        <w:jc w:val="both"/>
        <w:rPr>
          <w:sz w:val="20"/>
          <w:szCs w:val="20"/>
        </w:rPr>
      </w:pPr>
      <w:r w:rsidRPr="0007020E">
        <w:rPr>
          <w:sz w:val="20"/>
          <w:szCs w:val="20"/>
        </w:rPr>
        <w:t>Cuando el virus penetra, presentando fiebre, por la presencia del virus en la sangre, (viremia), llegando a todo el organismo, afectando el miocardio, inflamación y degeneración que puede ocasionar la muerte.</w:t>
      </w:r>
    </w:p>
    <w:p w14:paraId="7180F7E4" w14:textId="77777777" w:rsidR="0007020E" w:rsidRPr="0007020E" w:rsidRDefault="0007020E" w:rsidP="0007020E">
      <w:pPr>
        <w:spacing w:line="360" w:lineRule="auto"/>
        <w:jc w:val="both"/>
        <w:rPr>
          <w:sz w:val="20"/>
          <w:szCs w:val="20"/>
        </w:rPr>
      </w:pPr>
      <w:r w:rsidRPr="0007020E">
        <w:rPr>
          <w:sz w:val="20"/>
          <w:szCs w:val="20"/>
        </w:rPr>
        <w:t>Brucelosis o aborto infeccioso</w:t>
      </w:r>
    </w:p>
    <w:p w14:paraId="7BB2CA61" w14:textId="4C24DD34" w:rsidR="0007020E" w:rsidRDefault="0007020E" w:rsidP="0007020E">
      <w:pPr>
        <w:spacing w:line="360" w:lineRule="auto"/>
        <w:jc w:val="both"/>
        <w:rPr>
          <w:sz w:val="20"/>
          <w:szCs w:val="20"/>
        </w:rPr>
      </w:pPr>
      <w:r w:rsidRPr="0007020E">
        <w:rPr>
          <w:sz w:val="20"/>
          <w:szCs w:val="20"/>
        </w:rPr>
        <w:lastRenderedPageBreak/>
        <w:t xml:space="preserve">La produce la </w:t>
      </w:r>
      <w:proofErr w:type="spellStart"/>
      <w:r w:rsidRPr="0007020E">
        <w:rPr>
          <w:sz w:val="20"/>
          <w:szCs w:val="20"/>
        </w:rPr>
        <w:t>Brucella</w:t>
      </w:r>
      <w:proofErr w:type="spellEnd"/>
      <w:r w:rsidRPr="0007020E">
        <w:rPr>
          <w:sz w:val="20"/>
          <w:szCs w:val="20"/>
        </w:rPr>
        <w:t xml:space="preserve">, que es una enfermedad Zoonótica, de la cual hay varias especies: B. </w:t>
      </w:r>
      <w:proofErr w:type="spellStart"/>
      <w:r w:rsidRPr="0007020E">
        <w:rPr>
          <w:sz w:val="20"/>
          <w:szCs w:val="20"/>
        </w:rPr>
        <w:t>abortus</w:t>
      </w:r>
      <w:proofErr w:type="spellEnd"/>
      <w:r w:rsidRPr="0007020E">
        <w:rPr>
          <w:sz w:val="20"/>
          <w:szCs w:val="20"/>
        </w:rPr>
        <w:t xml:space="preserve">, B. </w:t>
      </w:r>
      <w:proofErr w:type="spellStart"/>
      <w:r w:rsidRPr="0007020E">
        <w:rPr>
          <w:sz w:val="20"/>
          <w:szCs w:val="20"/>
        </w:rPr>
        <w:t>Bovis</w:t>
      </w:r>
      <w:proofErr w:type="spellEnd"/>
      <w:r w:rsidRPr="0007020E">
        <w:rPr>
          <w:sz w:val="20"/>
          <w:szCs w:val="20"/>
        </w:rPr>
        <w:t xml:space="preserve">, B. </w:t>
      </w:r>
      <w:proofErr w:type="spellStart"/>
      <w:r w:rsidRPr="0007020E">
        <w:rPr>
          <w:sz w:val="20"/>
          <w:szCs w:val="20"/>
        </w:rPr>
        <w:t>melitensis</w:t>
      </w:r>
      <w:proofErr w:type="spellEnd"/>
      <w:r w:rsidRPr="0007020E">
        <w:rPr>
          <w:sz w:val="20"/>
          <w:szCs w:val="20"/>
        </w:rPr>
        <w:t xml:space="preserve">, y B. </w:t>
      </w:r>
      <w:proofErr w:type="spellStart"/>
      <w:r w:rsidRPr="0007020E">
        <w:rPr>
          <w:sz w:val="20"/>
          <w:szCs w:val="20"/>
        </w:rPr>
        <w:t>suis</w:t>
      </w:r>
      <w:proofErr w:type="spellEnd"/>
      <w:r w:rsidRPr="0007020E">
        <w:rPr>
          <w:sz w:val="20"/>
          <w:szCs w:val="20"/>
        </w:rPr>
        <w:t>.  Se presenta en todas las especies, es endémica.  Son portadores, los animales sanos se contaminan por vía oral y la sintomatología es fiebre e inflamación en algunas partes en la especie equina (mal de la cruz)</w:t>
      </w:r>
    </w:p>
    <w:p w14:paraId="61643CD5" w14:textId="77777777" w:rsidR="00C35F17" w:rsidRPr="0007020E" w:rsidRDefault="00C35F17" w:rsidP="0007020E">
      <w:pPr>
        <w:spacing w:line="360" w:lineRule="auto"/>
        <w:jc w:val="both"/>
        <w:rPr>
          <w:sz w:val="20"/>
          <w:szCs w:val="20"/>
        </w:rPr>
      </w:pPr>
    </w:p>
    <w:p w14:paraId="5D9E2F51" w14:textId="64D506E5" w:rsidR="0007020E" w:rsidRPr="0007020E" w:rsidRDefault="0007020E" w:rsidP="0007020E">
      <w:pPr>
        <w:spacing w:line="360" w:lineRule="auto"/>
        <w:jc w:val="both"/>
        <w:rPr>
          <w:sz w:val="20"/>
          <w:szCs w:val="20"/>
        </w:rPr>
      </w:pPr>
      <w:r w:rsidRPr="00C35F17">
        <w:rPr>
          <w:b/>
          <w:bCs/>
          <w:sz w:val="20"/>
          <w:szCs w:val="20"/>
        </w:rPr>
        <w:t>Salmonelosis</w:t>
      </w:r>
      <w:r w:rsidR="00C35F17">
        <w:rPr>
          <w:b/>
          <w:bCs/>
          <w:sz w:val="20"/>
          <w:szCs w:val="20"/>
        </w:rPr>
        <w:t>:</w:t>
      </w:r>
      <w:r w:rsidR="00C35F17">
        <w:rPr>
          <w:sz w:val="20"/>
          <w:szCs w:val="20"/>
        </w:rPr>
        <w:t xml:space="preserve"> </w:t>
      </w:r>
      <w:r w:rsidRPr="0007020E">
        <w:rPr>
          <w:sz w:val="20"/>
          <w:szCs w:val="20"/>
        </w:rPr>
        <w:tab/>
      </w:r>
      <w:r w:rsidR="00C35F17">
        <w:rPr>
          <w:sz w:val="20"/>
          <w:szCs w:val="20"/>
        </w:rPr>
        <w:t>s</w:t>
      </w:r>
      <w:r w:rsidRPr="0007020E">
        <w:rPr>
          <w:sz w:val="20"/>
          <w:szCs w:val="20"/>
        </w:rPr>
        <w:t xml:space="preserve">e producen enfermedades en los animales y en las personas. Es una enfermedad infecciosa caracterizada por síntomas gastroentéricos, causada por varias especies de Salmonella atacando los bovinos, equinos, porcinos y aves.  Se presenta en forma endémica y esporádica </w:t>
      </w:r>
    </w:p>
    <w:p w14:paraId="188A1297" w14:textId="77777777" w:rsidR="0007020E" w:rsidRDefault="0007020E" w:rsidP="0007020E">
      <w:pPr>
        <w:spacing w:line="360" w:lineRule="auto"/>
        <w:jc w:val="both"/>
        <w:rPr>
          <w:sz w:val="20"/>
          <w:szCs w:val="20"/>
        </w:rPr>
      </w:pPr>
      <w:r w:rsidRPr="0007020E">
        <w:rPr>
          <w:sz w:val="20"/>
          <w:szCs w:val="20"/>
        </w:rPr>
        <w:t xml:space="preserve">En bovinos, la salmonelosis se puede presentar en forma septicémica o sobreaguda, fiebre, depresión, postración y muerte en equinos, se caracteriza por diarrea en potros, artritis y aborto en adultos y en porcinos por artritis y diarrea. </w:t>
      </w:r>
    </w:p>
    <w:p w14:paraId="6778CB9C" w14:textId="77777777" w:rsidR="00C35F17" w:rsidRPr="0007020E" w:rsidRDefault="00C35F17" w:rsidP="0007020E">
      <w:pPr>
        <w:spacing w:line="360" w:lineRule="auto"/>
        <w:jc w:val="both"/>
        <w:rPr>
          <w:sz w:val="20"/>
          <w:szCs w:val="20"/>
        </w:rPr>
      </w:pPr>
    </w:p>
    <w:p w14:paraId="03F7EE5F" w14:textId="5D0D32A7" w:rsidR="0007020E" w:rsidRPr="0007020E" w:rsidRDefault="00377EAC" w:rsidP="0007020E">
      <w:pPr>
        <w:spacing w:line="360" w:lineRule="auto"/>
        <w:jc w:val="both"/>
        <w:rPr>
          <w:sz w:val="20"/>
          <w:szCs w:val="20"/>
        </w:rPr>
      </w:pPr>
      <w:r w:rsidRPr="00C35F17">
        <w:rPr>
          <w:b/>
          <w:bCs/>
          <w:sz w:val="20"/>
          <w:szCs w:val="20"/>
        </w:rPr>
        <w:t>Rabia</w:t>
      </w:r>
      <w:r>
        <w:rPr>
          <w:sz w:val="20"/>
          <w:szCs w:val="20"/>
        </w:rPr>
        <w:t>:</w:t>
      </w:r>
      <w:r w:rsidR="0007020E" w:rsidRPr="0007020E">
        <w:rPr>
          <w:sz w:val="20"/>
          <w:szCs w:val="20"/>
        </w:rPr>
        <w:tab/>
      </w:r>
      <w:r w:rsidR="00C35F17">
        <w:rPr>
          <w:sz w:val="20"/>
          <w:szCs w:val="20"/>
        </w:rPr>
        <w:t>c</w:t>
      </w:r>
      <w:r w:rsidR="0007020E" w:rsidRPr="0007020E">
        <w:rPr>
          <w:sz w:val="20"/>
          <w:szCs w:val="20"/>
        </w:rPr>
        <w:t xml:space="preserve">ausada por un virus neurotrópico atacando a todas las especies animales incluyendo el hombre. Se propaga por la mordedura de animales enfermos, por la presencia de saliva en mucosas sanas.  </w:t>
      </w:r>
    </w:p>
    <w:p w14:paraId="598058E0" w14:textId="77777777" w:rsidR="0007020E" w:rsidRDefault="0007020E" w:rsidP="0007020E">
      <w:pPr>
        <w:spacing w:line="360" w:lineRule="auto"/>
        <w:jc w:val="both"/>
        <w:rPr>
          <w:sz w:val="20"/>
          <w:szCs w:val="20"/>
        </w:rPr>
      </w:pPr>
      <w:r w:rsidRPr="0007020E">
        <w:rPr>
          <w:sz w:val="20"/>
          <w:szCs w:val="20"/>
        </w:rPr>
        <w:t>Se presenta en todo el territorio nacional, es endémica y esporádica donde su manifestación es la súper excitación, midriasis y el animal se vuelve violento. En el momento no se tiene tratamiento alguno.</w:t>
      </w:r>
    </w:p>
    <w:p w14:paraId="5519F3C8" w14:textId="77777777" w:rsidR="00C35F17" w:rsidRPr="0007020E" w:rsidRDefault="00C35F17" w:rsidP="0007020E">
      <w:pPr>
        <w:spacing w:line="360" w:lineRule="auto"/>
        <w:jc w:val="both"/>
        <w:rPr>
          <w:sz w:val="20"/>
          <w:szCs w:val="20"/>
        </w:rPr>
      </w:pPr>
    </w:p>
    <w:p w14:paraId="0D9106A8" w14:textId="0BB3C92E" w:rsidR="0007020E" w:rsidRDefault="0007020E" w:rsidP="0007020E">
      <w:pPr>
        <w:spacing w:line="360" w:lineRule="auto"/>
        <w:jc w:val="both"/>
        <w:rPr>
          <w:sz w:val="20"/>
          <w:szCs w:val="20"/>
        </w:rPr>
      </w:pPr>
      <w:r w:rsidRPr="00C35F17">
        <w:rPr>
          <w:b/>
          <w:bCs/>
          <w:sz w:val="20"/>
          <w:szCs w:val="20"/>
        </w:rPr>
        <w:t xml:space="preserve">Paratuberculosis o enfermedad de </w:t>
      </w:r>
      <w:proofErr w:type="spellStart"/>
      <w:r w:rsidR="00377EAC" w:rsidRPr="00C35F17">
        <w:rPr>
          <w:b/>
          <w:bCs/>
          <w:sz w:val="20"/>
          <w:szCs w:val="20"/>
        </w:rPr>
        <w:t>Jhones</w:t>
      </w:r>
      <w:proofErr w:type="spellEnd"/>
      <w:r w:rsidR="00377EAC">
        <w:rPr>
          <w:sz w:val="20"/>
          <w:szCs w:val="20"/>
        </w:rPr>
        <w:t>:</w:t>
      </w:r>
      <w:r w:rsidR="00C35F17">
        <w:rPr>
          <w:sz w:val="20"/>
          <w:szCs w:val="20"/>
        </w:rPr>
        <w:t xml:space="preserve"> e</w:t>
      </w:r>
      <w:r w:rsidRPr="0007020E">
        <w:rPr>
          <w:sz w:val="20"/>
          <w:szCs w:val="20"/>
        </w:rPr>
        <w:t xml:space="preserve">s una enfermedad infecciosa crónica </w:t>
      </w:r>
      <w:proofErr w:type="spellStart"/>
      <w:r w:rsidRPr="0007020E">
        <w:rPr>
          <w:sz w:val="20"/>
          <w:szCs w:val="20"/>
        </w:rPr>
        <w:t>hipertrofiante</w:t>
      </w:r>
      <w:proofErr w:type="spellEnd"/>
      <w:r w:rsidRPr="0007020E">
        <w:rPr>
          <w:sz w:val="20"/>
          <w:szCs w:val="20"/>
        </w:rPr>
        <w:t xml:space="preserve"> de la mucosa intestinal, bacteria </w:t>
      </w:r>
      <w:proofErr w:type="spellStart"/>
      <w:r w:rsidRPr="0007020E">
        <w:rPr>
          <w:sz w:val="20"/>
          <w:szCs w:val="20"/>
        </w:rPr>
        <w:t>Mycobacterium</w:t>
      </w:r>
      <w:proofErr w:type="spellEnd"/>
      <w:r w:rsidRPr="0007020E">
        <w:rPr>
          <w:sz w:val="20"/>
          <w:szCs w:val="20"/>
        </w:rPr>
        <w:t xml:space="preserve"> paratuberculosis, se presenta en bovinos y ovinos donde hay disminución del apetito, posteriormente enflaquecimiento, atrofia de músculos glúteos, hundimiento de ojos, diarrea persistente, por períodos el animal vuelve a comer y puede volverse a presentar por bajas defensas.</w:t>
      </w:r>
    </w:p>
    <w:p w14:paraId="50B1832F" w14:textId="77777777" w:rsidR="00C35F17" w:rsidRPr="0007020E" w:rsidRDefault="00C35F17" w:rsidP="0007020E">
      <w:pPr>
        <w:spacing w:line="360" w:lineRule="auto"/>
        <w:jc w:val="both"/>
        <w:rPr>
          <w:sz w:val="20"/>
          <w:szCs w:val="20"/>
        </w:rPr>
      </w:pPr>
    </w:p>
    <w:p w14:paraId="0FB90E10" w14:textId="3C29FD9E" w:rsidR="0007020E" w:rsidRDefault="00377EAC" w:rsidP="0007020E">
      <w:pPr>
        <w:spacing w:line="360" w:lineRule="auto"/>
        <w:jc w:val="both"/>
        <w:rPr>
          <w:sz w:val="20"/>
          <w:szCs w:val="20"/>
        </w:rPr>
      </w:pPr>
      <w:r w:rsidRPr="00C35F17">
        <w:rPr>
          <w:b/>
          <w:bCs/>
          <w:sz w:val="20"/>
          <w:szCs w:val="20"/>
        </w:rPr>
        <w:t>Tuberculosis</w:t>
      </w:r>
      <w:r>
        <w:rPr>
          <w:b/>
          <w:bCs/>
          <w:sz w:val="20"/>
          <w:szCs w:val="20"/>
        </w:rPr>
        <w:t>:</w:t>
      </w:r>
      <w:r w:rsidR="0007020E" w:rsidRPr="0007020E">
        <w:rPr>
          <w:sz w:val="20"/>
          <w:szCs w:val="20"/>
        </w:rPr>
        <w:tab/>
      </w:r>
      <w:r w:rsidR="00C35F17">
        <w:rPr>
          <w:sz w:val="20"/>
          <w:szCs w:val="20"/>
        </w:rPr>
        <w:t>e</w:t>
      </w:r>
      <w:r w:rsidR="0007020E" w:rsidRPr="0007020E">
        <w:rPr>
          <w:sz w:val="20"/>
          <w:szCs w:val="20"/>
        </w:rPr>
        <w:t xml:space="preserve">s conocida como </w:t>
      </w:r>
      <w:proofErr w:type="spellStart"/>
      <w:r w:rsidR="0007020E" w:rsidRPr="0007020E">
        <w:rPr>
          <w:sz w:val="20"/>
          <w:szCs w:val="20"/>
        </w:rPr>
        <w:t>Micobacterium</w:t>
      </w:r>
      <w:proofErr w:type="spellEnd"/>
      <w:r w:rsidR="0007020E" w:rsidRPr="0007020E">
        <w:rPr>
          <w:sz w:val="20"/>
          <w:szCs w:val="20"/>
        </w:rPr>
        <w:t xml:space="preserve"> tuberculoso o Bacilo de Koch. Es de presentación en zonas de clima frío, se disemina en instrumentos o por el aire y su sintomatología es respiratoria. En general una cantidad de animales puede verse gravemente afectada en pocos meses de infección, mientras que otros animales tardan varios años en desarrollar signos clínicos. La bacteria también puede permanecer latente en el huésped sin causar enfermedad durante largos periodos</w:t>
      </w:r>
      <w:r w:rsidR="0007020E">
        <w:rPr>
          <w:sz w:val="20"/>
          <w:szCs w:val="20"/>
        </w:rPr>
        <w:t>.</w:t>
      </w:r>
    </w:p>
    <w:p w14:paraId="2903E71C" w14:textId="77777777" w:rsidR="00C35F17" w:rsidRPr="0007020E" w:rsidRDefault="00C35F17" w:rsidP="0007020E">
      <w:pPr>
        <w:spacing w:line="360" w:lineRule="auto"/>
        <w:jc w:val="both"/>
        <w:rPr>
          <w:sz w:val="20"/>
          <w:szCs w:val="20"/>
        </w:rPr>
      </w:pPr>
    </w:p>
    <w:p w14:paraId="495D23AD" w14:textId="0B94D082" w:rsidR="0007020E" w:rsidRDefault="00377EAC" w:rsidP="0007020E">
      <w:pPr>
        <w:spacing w:line="360" w:lineRule="auto"/>
        <w:jc w:val="both"/>
        <w:rPr>
          <w:sz w:val="20"/>
          <w:szCs w:val="20"/>
        </w:rPr>
      </w:pPr>
      <w:r w:rsidRPr="00C35F17">
        <w:rPr>
          <w:b/>
          <w:bCs/>
          <w:sz w:val="20"/>
          <w:szCs w:val="20"/>
        </w:rPr>
        <w:t>Tétanos</w:t>
      </w:r>
      <w:r>
        <w:rPr>
          <w:sz w:val="20"/>
          <w:szCs w:val="20"/>
        </w:rPr>
        <w:t>: es</w:t>
      </w:r>
      <w:r w:rsidR="0007020E" w:rsidRPr="0007020E">
        <w:rPr>
          <w:sz w:val="20"/>
          <w:szCs w:val="20"/>
        </w:rPr>
        <w:t xml:space="preserve"> una enfermedad que se penetra por heridas o cordón umbilical mal curado presentando síntomas nerviosos, con parálisis muscular y muerte.</w:t>
      </w:r>
    </w:p>
    <w:p w14:paraId="5BEB3F2F" w14:textId="77777777" w:rsidR="00C35F17" w:rsidRPr="0007020E" w:rsidRDefault="00C35F17" w:rsidP="0007020E">
      <w:pPr>
        <w:spacing w:line="360" w:lineRule="auto"/>
        <w:jc w:val="both"/>
        <w:rPr>
          <w:sz w:val="20"/>
          <w:szCs w:val="20"/>
        </w:rPr>
      </w:pPr>
    </w:p>
    <w:p w14:paraId="152E6F9A" w14:textId="28916BC6" w:rsidR="0007020E" w:rsidRDefault="0007020E" w:rsidP="0007020E">
      <w:pPr>
        <w:spacing w:line="360" w:lineRule="auto"/>
        <w:jc w:val="both"/>
        <w:rPr>
          <w:sz w:val="20"/>
          <w:szCs w:val="20"/>
        </w:rPr>
      </w:pPr>
      <w:r w:rsidRPr="00C35F17">
        <w:rPr>
          <w:b/>
          <w:bCs/>
          <w:sz w:val="20"/>
          <w:szCs w:val="20"/>
        </w:rPr>
        <w:t xml:space="preserve">Carbón </w:t>
      </w:r>
      <w:proofErr w:type="spellStart"/>
      <w:r w:rsidRPr="00C35F17">
        <w:rPr>
          <w:b/>
          <w:bCs/>
          <w:sz w:val="20"/>
          <w:szCs w:val="20"/>
        </w:rPr>
        <w:t>bacteridiano</w:t>
      </w:r>
      <w:proofErr w:type="spellEnd"/>
      <w:r w:rsidR="00377EAC">
        <w:rPr>
          <w:sz w:val="20"/>
          <w:szCs w:val="20"/>
        </w:rPr>
        <w:t xml:space="preserve">: </w:t>
      </w:r>
      <w:r w:rsidRPr="0007020E">
        <w:rPr>
          <w:sz w:val="20"/>
          <w:szCs w:val="20"/>
        </w:rPr>
        <w:t>fiebre esplénica, ántrax, carbunco, peste rayo</w:t>
      </w:r>
      <w:r w:rsidRPr="0007020E">
        <w:rPr>
          <w:sz w:val="20"/>
          <w:szCs w:val="20"/>
        </w:rPr>
        <w:tab/>
      </w:r>
      <w:proofErr w:type="spellStart"/>
      <w:r w:rsidRPr="0007020E">
        <w:rPr>
          <w:sz w:val="20"/>
          <w:szCs w:val="20"/>
        </w:rPr>
        <w:t>Bacillus</w:t>
      </w:r>
      <w:proofErr w:type="spellEnd"/>
      <w:r w:rsidRPr="0007020E">
        <w:rPr>
          <w:sz w:val="20"/>
          <w:szCs w:val="20"/>
        </w:rPr>
        <w:t xml:space="preserve"> </w:t>
      </w:r>
      <w:proofErr w:type="spellStart"/>
      <w:r w:rsidRPr="0007020E">
        <w:rPr>
          <w:sz w:val="20"/>
          <w:szCs w:val="20"/>
        </w:rPr>
        <w:t>anthracis</w:t>
      </w:r>
      <w:proofErr w:type="spellEnd"/>
      <w:r w:rsidRPr="0007020E">
        <w:rPr>
          <w:sz w:val="20"/>
          <w:szCs w:val="20"/>
        </w:rPr>
        <w:t xml:space="preserve"> produce una enfermedad contagiosa (carbunco o ántrax maligno), que afecta a los seres humanos y a los animales presentando aturdimiento postración y muerte súbita.</w:t>
      </w:r>
    </w:p>
    <w:p w14:paraId="4436371B" w14:textId="77777777" w:rsidR="00C35F17" w:rsidRPr="0007020E" w:rsidRDefault="00C35F17" w:rsidP="0007020E">
      <w:pPr>
        <w:spacing w:line="360" w:lineRule="auto"/>
        <w:jc w:val="both"/>
        <w:rPr>
          <w:sz w:val="20"/>
          <w:szCs w:val="20"/>
        </w:rPr>
      </w:pPr>
    </w:p>
    <w:p w14:paraId="317C32EC" w14:textId="1AC0778F" w:rsidR="0007020E" w:rsidRDefault="0007020E" w:rsidP="0007020E">
      <w:pPr>
        <w:spacing w:line="360" w:lineRule="auto"/>
        <w:jc w:val="both"/>
        <w:rPr>
          <w:sz w:val="20"/>
          <w:szCs w:val="20"/>
        </w:rPr>
      </w:pPr>
      <w:r w:rsidRPr="00C35F17">
        <w:rPr>
          <w:b/>
          <w:bCs/>
          <w:sz w:val="20"/>
          <w:szCs w:val="20"/>
        </w:rPr>
        <w:t>Carbón sintomático gangrena gaseosa, pierna negra</w:t>
      </w:r>
      <w:r w:rsidR="00C35F17">
        <w:rPr>
          <w:b/>
          <w:bCs/>
          <w:sz w:val="20"/>
          <w:szCs w:val="20"/>
        </w:rPr>
        <w:t xml:space="preserve">: </w:t>
      </w:r>
      <w:r w:rsidR="00C35F17">
        <w:rPr>
          <w:sz w:val="20"/>
          <w:szCs w:val="20"/>
        </w:rPr>
        <w:t>e</w:t>
      </w:r>
      <w:r w:rsidRPr="00C35F17">
        <w:rPr>
          <w:sz w:val="20"/>
          <w:szCs w:val="20"/>
        </w:rPr>
        <w:t>s una enfermedad bacteriana aguda debida a la</w:t>
      </w:r>
      <w:r w:rsidRPr="0007020E">
        <w:rPr>
          <w:sz w:val="20"/>
          <w:szCs w:val="20"/>
        </w:rPr>
        <w:t xml:space="preserve"> contaminación de heridas con </w:t>
      </w:r>
      <w:proofErr w:type="spellStart"/>
      <w:r w:rsidRPr="0007020E">
        <w:rPr>
          <w:sz w:val="20"/>
          <w:szCs w:val="20"/>
        </w:rPr>
        <w:t>Clostridium</w:t>
      </w:r>
      <w:proofErr w:type="spellEnd"/>
      <w:r w:rsidRPr="0007020E">
        <w:rPr>
          <w:sz w:val="20"/>
          <w:szCs w:val="20"/>
        </w:rPr>
        <w:t xml:space="preserve">  </w:t>
      </w:r>
      <w:proofErr w:type="spellStart"/>
      <w:r w:rsidRPr="0007020E">
        <w:rPr>
          <w:sz w:val="20"/>
          <w:szCs w:val="20"/>
        </w:rPr>
        <w:t>septicum</w:t>
      </w:r>
      <w:proofErr w:type="spellEnd"/>
      <w:r w:rsidRPr="0007020E">
        <w:rPr>
          <w:sz w:val="20"/>
          <w:szCs w:val="20"/>
        </w:rPr>
        <w:t xml:space="preserve"> (Cl.  </w:t>
      </w:r>
      <w:proofErr w:type="spellStart"/>
      <w:r w:rsidRPr="0007020E">
        <w:rPr>
          <w:sz w:val="20"/>
          <w:szCs w:val="20"/>
        </w:rPr>
        <w:t>Chauvei</w:t>
      </w:r>
      <w:proofErr w:type="spellEnd"/>
      <w:r w:rsidRPr="0007020E">
        <w:rPr>
          <w:sz w:val="20"/>
          <w:szCs w:val="20"/>
        </w:rPr>
        <w:t xml:space="preserve">, Cl. </w:t>
      </w:r>
      <w:proofErr w:type="spellStart"/>
      <w:r w:rsidRPr="0007020E">
        <w:rPr>
          <w:sz w:val="20"/>
          <w:szCs w:val="20"/>
        </w:rPr>
        <w:t>Oedematiens</w:t>
      </w:r>
      <w:proofErr w:type="spellEnd"/>
      <w:r w:rsidRPr="0007020E">
        <w:rPr>
          <w:sz w:val="20"/>
          <w:szCs w:val="20"/>
        </w:rPr>
        <w:t xml:space="preserve">, y Cl.  </w:t>
      </w:r>
      <w:proofErr w:type="spellStart"/>
      <w:r w:rsidRPr="0007020E">
        <w:rPr>
          <w:sz w:val="20"/>
          <w:szCs w:val="20"/>
        </w:rPr>
        <w:t>Welchii</w:t>
      </w:r>
      <w:proofErr w:type="spellEnd"/>
      <w:r w:rsidRPr="0007020E">
        <w:rPr>
          <w:sz w:val="20"/>
          <w:szCs w:val="20"/>
        </w:rPr>
        <w:t xml:space="preserve">) Esta </w:t>
      </w:r>
      <w:r w:rsidRPr="0007020E">
        <w:rPr>
          <w:sz w:val="20"/>
          <w:szCs w:val="20"/>
        </w:rPr>
        <w:lastRenderedPageBreak/>
        <w:t>enfermedad es del grupo de la gangrena gaseosa que produce gas cuando están sobre el animal en tejidos descompuestos. Se da en cualquier especie.</w:t>
      </w:r>
    </w:p>
    <w:p w14:paraId="6BB7785E" w14:textId="77777777" w:rsidR="00C35F17" w:rsidRPr="0007020E" w:rsidRDefault="00C35F17" w:rsidP="0007020E">
      <w:pPr>
        <w:spacing w:line="360" w:lineRule="auto"/>
        <w:jc w:val="both"/>
        <w:rPr>
          <w:sz w:val="20"/>
          <w:szCs w:val="20"/>
        </w:rPr>
      </w:pPr>
    </w:p>
    <w:p w14:paraId="04BA689F" w14:textId="316FCEA8" w:rsidR="0007020E" w:rsidRPr="0007020E" w:rsidRDefault="0007020E" w:rsidP="0007020E">
      <w:pPr>
        <w:spacing w:line="360" w:lineRule="auto"/>
        <w:jc w:val="both"/>
        <w:rPr>
          <w:sz w:val="20"/>
          <w:szCs w:val="20"/>
        </w:rPr>
      </w:pPr>
      <w:proofErr w:type="spellStart"/>
      <w:r w:rsidRPr="00C35F17">
        <w:rPr>
          <w:b/>
          <w:bCs/>
          <w:sz w:val="20"/>
          <w:szCs w:val="20"/>
        </w:rPr>
        <w:t>Rinotraqueitis</w:t>
      </w:r>
      <w:proofErr w:type="spellEnd"/>
      <w:r w:rsidRPr="00C35F17">
        <w:rPr>
          <w:b/>
          <w:bCs/>
          <w:sz w:val="20"/>
          <w:szCs w:val="20"/>
        </w:rPr>
        <w:t xml:space="preserve"> bovina </w:t>
      </w:r>
      <w:r w:rsidR="00377EAC" w:rsidRPr="00C35F17">
        <w:rPr>
          <w:b/>
          <w:bCs/>
          <w:sz w:val="20"/>
          <w:szCs w:val="20"/>
        </w:rPr>
        <w:t>infecciosa</w:t>
      </w:r>
      <w:r w:rsidR="00377EAC">
        <w:rPr>
          <w:sz w:val="20"/>
          <w:szCs w:val="20"/>
        </w:rPr>
        <w:t>: enfermedad</w:t>
      </w:r>
      <w:r w:rsidRPr="0007020E">
        <w:rPr>
          <w:sz w:val="20"/>
          <w:szCs w:val="20"/>
        </w:rPr>
        <w:t xml:space="preserve"> en bovinos, causada por un herpes bovino tipo 1 que puede atacar los sistemas respiratorio, reproductor, nervioso y digestivo presentando una inflamación del tracto respiratorio. El virus puede invadir la placenta y el feto a través de la corriente sanguínea materna y causar aborto o muerte en los primeros días de nacido.  En los terneros causa encefalitis y produce necrosis oral y gástrica.</w:t>
      </w:r>
    </w:p>
    <w:p w14:paraId="7E4C49EA" w14:textId="77777777" w:rsidR="0007020E" w:rsidRDefault="0007020E" w:rsidP="0007020E">
      <w:pPr>
        <w:spacing w:line="360" w:lineRule="auto"/>
        <w:jc w:val="both"/>
        <w:rPr>
          <w:sz w:val="20"/>
          <w:szCs w:val="20"/>
        </w:rPr>
      </w:pPr>
      <w:r w:rsidRPr="0007020E">
        <w:rPr>
          <w:sz w:val="20"/>
          <w:szCs w:val="20"/>
        </w:rPr>
        <w:t>Diarrea viral bovina</w:t>
      </w:r>
      <w:r w:rsidRPr="0007020E">
        <w:rPr>
          <w:sz w:val="20"/>
          <w:szCs w:val="20"/>
        </w:rPr>
        <w:tab/>
        <w:t>Enfermedad infecciosa del ganado vacuno, causada por un virus, con sintomatología de por diarrea y deshidratación, y en los terneros jóvenes artritis (síndrome del ternero débil) y una enfermedad ulcerativa crónica del tracto digestivo en animales mayores. Por lo general es una enfermedad de muerte rápida en 48 horas.  El virus puede causar aborto en las vacas preñadas y no hay un tratamiento específico.</w:t>
      </w:r>
    </w:p>
    <w:p w14:paraId="466B5BD5" w14:textId="77777777" w:rsidR="00420C0F" w:rsidRPr="0007020E" w:rsidRDefault="00420C0F" w:rsidP="0007020E">
      <w:pPr>
        <w:spacing w:line="360" w:lineRule="auto"/>
        <w:jc w:val="both"/>
        <w:rPr>
          <w:sz w:val="20"/>
          <w:szCs w:val="20"/>
        </w:rPr>
      </w:pPr>
    </w:p>
    <w:p w14:paraId="4FBC9203" w14:textId="1D9AAC75" w:rsidR="0007020E" w:rsidRDefault="00420C0F" w:rsidP="0007020E">
      <w:pPr>
        <w:spacing w:line="360" w:lineRule="auto"/>
        <w:jc w:val="both"/>
        <w:rPr>
          <w:sz w:val="20"/>
          <w:szCs w:val="20"/>
        </w:rPr>
      </w:pPr>
      <w:r w:rsidRPr="00420C0F">
        <w:rPr>
          <w:b/>
          <w:bCs/>
          <w:sz w:val="20"/>
          <w:szCs w:val="20"/>
        </w:rPr>
        <w:t>Toxoplasmosis</w:t>
      </w:r>
      <w:r>
        <w:rPr>
          <w:sz w:val="20"/>
          <w:szCs w:val="20"/>
        </w:rPr>
        <w:t>: es</w:t>
      </w:r>
      <w:r w:rsidR="0007020E" w:rsidRPr="0007020E">
        <w:rPr>
          <w:sz w:val="20"/>
          <w:szCs w:val="20"/>
        </w:rPr>
        <w:t xml:space="preserve"> una enfermedad producida por el Toxoplasma gondii, ataca a todas las especies animales y al hombre. Se puede propagar por vía uterina, oral o por contacto con animales enfermos. Las palomas son portadoras sanas del parásito. La sintomatología enflaquecimiento progresivo, fiebre, diarrea sanguinolenta, hipertrofia de ganglios linfáticos, disnea y encefalitis, trastornos del sistema nervioso central, aborto, partos prematuros y trastornos de la locomoción.</w:t>
      </w:r>
    </w:p>
    <w:p w14:paraId="49CC78E9" w14:textId="77777777" w:rsidR="00420C0F" w:rsidRPr="0007020E" w:rsidRDefault="00420C0F" w:rsidP="0007020E">
      <w:pPr>
        <w:spacing w:line="360" w:lineRule="auto"/>
        <w:jc w:val="both"/>
        <w:rPr>
          <w:sz w:val="20"/>
          <w:szCs w:val="20"/>
        </w:rPr>
      </w:pPr>
    </w:p>
    <w:p w14:paraId="103A6E9C" w14:textId="3A2292E5" w:rsidR="0007020E" w:rsidRDefault="0007020E" w:rsidP="0007020E">
      <w:pPr>
        <w:spacing w:line="360" w:lineRule="auto"/>
        <w:jc w:val="both"/>
        <w:rPr>
          <w:sz w:val="20"/>
          <w:szCs w:val="20"/>
        </w:rPr>
      </w:pPr>
      <w:proofErr w:type="spellStart"/>
      <w:r w:rsidRPr="00420C0F">
        <w:rPr>
          <w:b/>
          <w:bCs/>
          <w:sz w:val="20"/>
          <w:szCs w:val="20"/>
        </w:rPr>
        <w:t>Distomatosis</w:t>
      </w:r>
      <w:proofErr w:type="spellEnd"/>
      <w:r w:rsidRPr="00420C0F">
        <w:rPr>
          <w:b/>
          <w:bCs/>
          <w:sz w:val="20"/>
          <w:szCs w:val="20"/>
        </w:rPr>
        <w:t xml:space="preserve"> hepática</w:t>
      </w:r>
      <w:r w:rsidRPr="00420C0F">
        <w:rPr>
          <w:b/>
          <w:bCs/>
          <w:sz w:val="20"/>
          <w:szCs w:val="20"/>
        </w:rPr>
        <w:tab/>
        <w:t>Conocida como Mariposa del hígado</w:t>
      </w:r>
      <w:r w:rsidR="00420C0F">
        <w:rPr>
          <w:b/>
          <w:bCs/>
          <w:sz w:val="20"/>
          <w:szCs w:val="20"/>
        </w:rPr>
        <w:t>:</w:t>
      </w:r>
      <w:r w:rsidRPr="0007020E">
        <w:rPr>
          <w:sz w:val="20"/>
          <w:szCs w:val="20"/>
        </w:rPr>
        <w:t xml:space="preserve"> es una inflamación aguda </w:t>
      </w:r>
      <w:proofErr w:type="spellStart"/>
      <w:r w:rsidRPr="0007020E">
        <w:rPr>
          <w:sz w:val="20"/>
          <w:szCs w:val="20"/>
        </w:rPr>
        <w:t>ó</w:t>
      </w:r>
      <w:proofErr w:type="spellEnd"/>
      <w:r w:rsidRPr="0007020E">
        <w:rPr>
          <w:sz w:val="20"/>
          <w:szCs w:val="20"/>
        </w:rPr>
        <w:t xml:space="preserve"> crónica del hígado y vías biliares, producida por un parásito llamado </w:t>
      </w:r>
      <w:proofErr w:type="spellStart"/>
      <w:r w:rsidRPr="0007020E">
        <w:rPr>
          <w:sz w:val="20"/>
          <w:szCs w:val="20"/>
        </w:rPr>
        <w:t>Fasciola</w:t>
      </w:r>
      <w:proofErr w:type="spellEnd"/>
      <w:r w:rsidRPr="0007020E">
        <w:rPr>
          <w:sz w:val="20"/>
          <w:szCs w:val="20"/>
        </w:rPr>
        <w:t xml:space="preserve"> hepática. Es una enfermedad endémica de climas fríos, que produce grandes pérdidas en el ganado bovino de leche y carne.</w:t>
      </w:r>
    </w:p>
    <w:p w14:paraId="10AD11AE" w14:textId="77777777" w:rsidR="00420C0F" w:rsidRPr="0007020E" w:rsidRDefault="00420C0F" w:rsidP="0007020E">
      <w:pPr>
        <w:spacing w:line="360" w:lineRule="auto"/>
        <w:jc w:val="both"/>
        <w:rPr>
          <w:sz w:val="20"/>
          <w:szCs w:val="20"/>
        </w:rPr>
      </w:pPr>
    </w:p>
    <w:p w14:paraId="2CB21144" w14:textId="5A8C0B70" w:rsidR="0007020E" w:rsidRDefault="0007020E" w:rsidP="0007020E">
      <w:pPr>
        <w:spacing w:line="360" w:lineRule="auto"/>
        <w:jc w:val="both"/>
        <w:rPr>
          <w:sz w:val="20"/>
          <w:szCs w:val="20"/>
        </w:rPr>
      </w:pPr>
      <w:proofErr w:type="spellStart"/>
      <w:r w:rsidRPr="00420C0F">
        <w:rPr>
          <w:b/>
          <w:bCs/>
          <w:sz w:val="20"/>
          <w:szCs w:val="20"/>
        </w:rPr>
        <w:t>Anaplasma</w:t>
      </w:r>
      <w:proofErr w:type="spellEnd"/>
      <w:r w:rsidRPr="00420C0F">
        <w:rPr>
          <w:b/>
          <w:bCs/>
          <w:sz w:val="20"/>
          <w:szCs w:val="20"/>
        </w:rPr>
        <w:t xml:space="preserve"> y babesiosis</w:t>
      </w:r>
      <w:r w:rsidRPr="00420C0F">
        <w:rPr>
          <w:b/>
          <w:bCs/>
          <w:sz w:val="20"/>
          <w:szCs w:val="20"/>
        </w:rPr>
        <w:tab/>
        <w:t xml:space="preserve">La babesiosis y </w:t>
      </w:r>
      <w:proofErr w:type="spellStart"/>
      <w:r w:rsidRPr="00420C0F">
        <w:rPr>
          <w:b/>
          <w:bCs/>
          <w:sz w:val="20"/>
          <w:szCs w:val="20"/>
        </w:rPr>
        <w:t>anaplasmosis</w:t>
      </w:r>
      <w:proofErr w:type="spellEnd"/>
      <w:r w:rsidRPr="00420C0F">
        <w:rPr>
          <w:b/>
          <w:bCs/>
          <w:sz w:val="20"/>
          <w:szCs w:val="20"/>
        </w:rPr>
        <w:t xml:space="preserve"> bovinas</w:t>
      </w:r>
      <w:r w:rsidR="00420C0F">
        <w:rPr>
          <w:sz w:val="20"/>
          <w:szCs w:val="20"/>
        </w:rPr>
        <w:t>:</w:t>
      </w:r>
      <w:r w:rsidRPr="0007020E">
        <w:rPr>
          <w:sz w:val="20"/>
          <w:szCs w:val="20"/>
        </w:rPr>
        <w:t xml:space="preserve"> son enfermedades que afectan al ganado bovino. Causada por protozoos intracelulares que causa fiebre, anemia, hemoglobinuria e ictericia.</w:t>
      </w:r>
    </w:p>
    <w:p w14:paraId="0E20F168" w14:textId="77777777" w:rsidR="00420C0F" w:rsidRPr="0007020E" w:rsidRDefault="00420C0F" w:rsidP="0007020E">
      <w:pPr>
        <w:spacing w:line="360" w:lineRule="auto"/>
        <w:jc w:val="both"/>
        <w:rPr>
          <w:sz w:val="20"/>
          <w:szCs w:val="20"/>
        </w:rPr>
      </w:pPr>
    </w:p>
    <w:p w14:paraId="464D3931" w14:textId="20D9CE51" w:rsidR="0007020E" w:rsidRPr="0007020E" w:rsidRDefault="0007020E" w:rsidP="0007020E">
      <w:pPr>
        <w:spacing w:line="360" w:lineRule="auto"/>
        <w:jc w:val="both"/>
        <w:rPr>
          <w:sz w:val="20"/>
          <w:szCs w:val="20"/>
        </w:rPr>
      </w:pPr>
      <w:proofErr w:type="spellStart"/>
      <w:r w:rsidRPr="00420C0F">
        <w:rPr>
          <w:b/>
          <w:bCs/>
          <w:sz w:val="20"/>
          <w:szCs w:val="20"/>
        </w:rPr>
        <w:t>Mycoplasma</w:t>
      </w:r>
      <w:proofErr w:type="spellEnd"/>
      <w:r w:rsidRPr="00420C0F">
        <w:rPr>
          <w:b/>
          <w:bCs/>
          <w:sz w:val="20"/>
          <w:szCs w:val="20"/>
        </w:rPr>
        <w:tab/>
      </w:r>
      <w:proofErr w:type="spellStart"/>
      <w:r w:rsidRPr="00420C0F">
        <w:rPr>
          <w:b/>
          <w:bCs/>
          <w:sz w:val="20"/>
          <w:szCs w:val="20"/>
        </w:rPr>
        <w:t>Mycoplasma</w:t>
      </w:r>
      <w:proofErr w:type="spellEnd"/>
      <w:r w:rsidRPr="00420C0F">
        <w:rPr>
          <w:b/>
          <w:bCs/>
          <w:sz w:val="20"/>
          <w:szCs w:val="20"/>
        </w:rPr>
        <w:t xml:space="preserve"> </w:t>
      </w:r>
      <w:proofErr w:type="spellStart"/>
      <w:r w:rsidRPr="00420C0F">
        <w:rPr>
          <w:b/>
          <w:bCs/>
          <w:sz w:val="20"/>
          <w:szCs w:val="20"/>
        </w:rPr>
        <w:t>hyopneumoniae</w:t>
      </w:r>
      <w:proofErr w:type="spellEnd"/>
      <w:r w:rsidR="00420C0F">
        <w:rPr>
          <w:sz w:val="20"/>
          <w:szCs w:val="20"/>
        </w:rPr>
        <w:t>:</w:t>
      </w:r>
      <w:r w:rsidRPr="0007020E">
        <w:rPr>
          <w:sz w:val="20"/>
          <w:szCs w:val="20"/>
        </w:rPr>
        <w:t xml:space="preserve"> es una bacteria que causa enfermedad de neumonía </w:t>
      </w:r>
      <w:proofErr w:type="spellStart"/>
      <w:r w:rsidRPr="0007020E">
        <w:rPr>
          <w:sz w:val="20"/>
          <w:szCs w:val="20"/>
        </w:rPr>
        <w:t>enzoótica</w:t>
      </w:r>
      <w:proofErr w:type="spellEnd"/>
      <w:r w:rsidRPr="0007020E">
        <w:rPr>
          <w:sz w:val="20"/>
          <w:szCs w:val="20"/>
        </w:rPr>
        <w:t xml:space="preserve"> porcina y es altamente contagiosa y crónica que afecta el sistema respiratorio</w:t>
      </w:r>
    </w:p>
    <w:p w14:paraId="1B97DE53" w14:textId="77777777" w:rsidR="0007020E" w:rsidRPr="0007020E" w:rsidRDefault="0007020E" w:rsidP="0007020E">
      <w:pPr>
        <w:spacing w:line="360" w:lineRule="auto"/>
        <w:jc w:val="both"/>
        <w:rPr>
          <w:sz w:val="20"/>
          <w:szCs w:val="20"/>
        </w:rPr>
      </w:pPr>
      <w:r w:rsidRPr="0007020E">
        <w:rPr>
          <w:sz w:val="20"/>
          <w:szCs w:val="20"/>
        </w:rPr>
        <w:t>Peste porcina</w:t>
      </w:r>
      <w:r w:rsidRPr="0007020E">
        <w:rPr>
          <w:sz w:val="20"/>
          <w:szCs w:val="20"/>
        </w:rPr>
        <w:tab/>
        <w:t xml:space="preserve">Es una enfermedad viral del </w:t>
      </w:r>
      <w:proofErr w:type="spellStart"/>
      <w:r w:rsidRPr="0007020E">
        <w:rPr>
          <w:sz w:val="20"/>
          <w:szCs w:val="20"/>
        </w:rPr>
        <w:t>Pestivirus</w:t>
      </w:r>
      <w:proofErr w:type="spellEnd"/>
      <w:r w:rsidRPr="0007020E">
        <w:rPr>
          <w:sz w:val="20"/>
          <w:szCs w:val="20"/>
        </w:rPr>
        <w:t xml:space="preserve"> de la familia </w:t>
      </w:r>
      <w:proofErr w:type="spellStart"/>
      <w:r w:rsidRPr="0007020E">
        <w:rPr>
          <w:sz w:val="20"/>
          <w:szCs w:val="20"/>
        </w:rPr>
        <w:t>Flaviviridae</w:t>
      </w:r>
      <w:proofErr w:type="spellEnd"/>
      <w:r w:rsidRPr="0007020E">
        <w:rPr>
          <w:sz w:val="20"/>
          <w:szCs w:val="20"/>
        </w:rPr>
        <w:t xml:space="preserve"> de los cerdos que es altamente contagiosa, causando fiebre, anorexia, letargia, hemorragias y cianosis en la piel, conjuntivitis, estreñimiento transitorio seguido de diarrea, vómitos ocasionales, disnea, tos, ataxia, convulsiones. Mortalidad </w:t>
      </w:r>
    </w:p>
    <w:p w14:paraId="2C38E19B" w14:textId="77777777" w:rsidR="0007020E" w:rsidRDefault="0007020E" w:rsidP="0007020E">
      <w:pPr>
        <w:spacing w:line="360" w:lineRule="auto"/>
        <w:jc w:val="both"/>
        <w:rPr>
          <w:sz w:val="20"/>
          <w:szCs w:val="20"/>
        </w:rPr>
      </w:pPr>
      <w:r w:rsidRPr="0007020E">
        <w:rPr>
          <w:sz w:val="20"/>
          <w:szCs w:val="20"/>
        </w:rPr>
        <w:t>Parvovirosis</w:t>
      </w:r>
      <w:r w:rsidRPr="0007020E">
        <w:rPr>
          <w:sz w:val="20"/>
          <w:szCs w:val="20"/>
        </w:rPr>
        <w:tab/>
        <w:t xml:space="preserve">Producido por un virus de la especie </w:t>
      </w:r>
      <w:proofErr w:type="spellStart"/>
      <w:r w:rsidRPr="0007020E">
        <w:rPr>
          <w:sz w:val="20"/>
          <w:szCs w:val="20"/>
        </w:rPr>
        <w:t>Parvoviridae</w:t>
      </w:r>
      <w:proofErr w:type="spellEnd"/>
      <w:r w:rsidRPr="0007020E">
        <w:rPr>
          <w:sz w:val="20"/>
          <w:szCs w:val="20"/>
        </w:rPr>
        <w:t xml:space="preserve"> de los cerdos, causa problemas reproductivos infección embrionaria y fetal y muerte</w:t>
      </w:r>
    </w:p>
    <w:p w14:paraId="47217632" w14:textId="77777777" w:rsidR="00420C0F" w:rsidRPr="0007020E" w:rsidRDefault="00420C0F" w:rsidP="0007020E">
      <w:pPr>
        <w:spacing w:line="360" w:lineRule="auto"/>
        <w:jc w:val="both"/>
        <w:rPr>
          <w:sz w:val="20"/>
          <w:szCs w:val="20"/>
        </w:rPr>
      </w:pPr>
    </w:p>
    <w:p w14:paraId="676A164B" w14:textId="2D70B80C" w:rsidR="0007020E" w:rsidRPr="0007020E" w:rsidRDefault="0007020E" w:rsidP="0007020E">
      <w:pPr>
        <w:spacing w:line="360" w:lineRule="auto"/>
        <w:jc w:val="both"/>
        <w:rPr>
          <w:sz w:val="20"/>
          <w:szCs w:val="20"/>
        </w:rPr>
      </w:pPr>
      <w:r w:rsidRPr="00420C0F">
        <w:rPr>
          <w:b/>
          <w:bCs/>
          <w:sz w:val="20"/>
          <w:szCs w:val="20"/>
        </w:rPr>
        <w:t>Influenza aviar</w:t>
      </w:r>
      <w:r w:rsidR="00420C0F">
        <w:rPr>
          <w:sz w:val="20"/>
          <w:szCs w:val="20"/>
        </w:rPr>
        <w:t>: e</w:t>
      </w:r>
      <w:r w:rsidRPr="0007020E">
        <w:rPr>
          <w:sz w:val="20"/>
          <w:szCs w:val="20"/>
        </w:rPr>
        <w:t xml:space="preserve">nfermedad viral que afecta a las aves Familia </w:t>
      </w:r>
      <w:proofErr w:type="spellStart"/>
      <w:r w:rsidRPr="0007020E">
        <w:rPr>
          <w:sz w:val="20"/>
          <w:szCs w:val="20"/>
        </w:rPr>
        <w:t>Orthomyxoviridae</w:t>
      </w:r>
      <w:proofErr w:type="spellEnd"/>
      <w:r w:rsidRPr="0007020E">
        <w:rPr>
          <w:sz w:val="20"/>
          <w:szCs w:val="20"/>
        </w:rPr>
        <w:t xml:space="preserve"> respiratorio severo, con lagrimeo ocular excesivo y sinusitis, cianosis de las crestas, barbillas y lo más importante que es una enfermedad zoonótica.</w:t>
      </w:r>
    </w:p>
    <w:p w14:paraId="6BE634A1" w14:textId="77777777" w:rsidR="0007020E" w:rsidRDefault="0007020E" w:rsidP="0007020E">
      <w:pPr>
        <w:spacing w:line="360" w:lineRule="auto"/>
        <w:jc w:val="both"/>
        <w:rPr>
          <w:sz w:val="20"/>
          <w:szCs w:val="20"/>
        </w:rPr>
      </w:pPr>
      <w:r w:rsidRPr="0007020E">
        <w:rPr>
          <w:sz w:val="20"/>
          <w:szCs w:val="20"/>
        </w:rPr>
        <w:lastRenderedPageBreak/>
        <w:t>Newcastle</w:t>
      </w:r>
      <w:r w:rsidRPr="0007020E">
        <w:rPr>
          <w:sz w:val="20"/>
          <w:szCs w:val="20"/>
        </w:rPr>
        <w:tab/>
        <w:t xml:space="preserve">Infección viral altamente contagiosa (virus </w:t>
      </w:r>
      <w:proofErr w:type="spellStart"/>
      <w:r w:rsidRPr="0007020E">
        <w:rPr>
          <w:sz w:val="20"/>
          <w:szCs w:val="20"/>
        </w:rPr>
        <w:t>Paramyxoviridae</w:t>
      </w:r>
      <w:proofErr w:type="spellEnd"/>
      <w:r w:rsidRPr="0007020E">
        <w:rPr>
          <w:sz w:val="20"/>
          <w:szCs w:val="20"/>
        </w:rPr>
        <w:t>) afecta a todas las aves. Los signos respiratorios son jadeo, tos, estornudos y ruidos al respirar. Igual presenta signos nerviosos: parálisis de las alas y las patas, cuello torcido, desplazamiento en círculos, espasmos y parálisis.</w:t>
      </w:r>
    </w:p>
    <w:p w14:paraId="0B7A91D8" w14:textId="77777777" w:rsidR="00420C0F" w:rsidRPr="0007020E" w:rsidRDefault="00420C0F" w:rsidP="0007020E">
      <w:pPr>
        <w:spacing w:line="360" w:lineRule="auto"/>
        <w:jc w:val="both"/>
        <w:rPr>
          <w:sz w:val="20"/>
          <w:szCs w:val="20"/>
        </w:rPr>
      </w:pPr>
    </w:p>
    <w:p w14:paraId="797DE837" w14:textId="7839C22A" w:rsidR="0007020E" w:rsidRPr="0007020E" w:rsidRDefault="0007020E" w:rsidP="0007020E">
      <w:pPr>
        <w:spacing w:line="360" w:lineRule="auto"/>
        <w:jc w:val="both"/>
        <w:rPr>
          <w:sz w:val="20"/>
          <w:szCs w:val="20"/>
        </w:rPr>
      </w:pPr>
      <w:r w:rsidRPr="00420C0F">
        <w:rPr>
          <w:b/>
          <w:bCs/>
          <w:sz w:val="20"/>
          <w:szCs w:val="20"/>
        </w:rPr>
        <w:t>Marek</w:t>
      </w:r>
      <w:r w:rsidRPr="00420C0F">
        <w:rPr>
          <w:b/>
          <w:bCs/>
          <w:sz w:val="20"/>
          <w:szCs w:val="20"/>
        </w:rPr>
        <w:tab/>
        <w:t>Viral herpes alfa neoplásica</w:t>
      </w:r>
      <w:r w:rsidR="00420C0F">
        <w:rPr>
          <w:sz w:val="20"/>
          <w:szCs w:val="20"/>
        </w:rPr>
        <w:t>:</w:t>
      </w:r>
      <w:r w:rsidRPr="0007020E">
        <w:rPr>
          <w:sz w:val="20"/>
          <w:szCs w:val="20"/>
        </w:rPr>
        <w:t xml:space="preserve"> sumamente contagiosas de las gallinas. La sintomatología nerviosa se caracteriza en parálisis flácida generalmente unilateral (patas o alas) diarrea y problemas de cuello.</w:t>
      </w:r>
    </w:p>
    <w:p w14:paraId="6E427D30" w14:textId="27A1D3EF" w:rsidR="0007020E" w:rsidRPr="0007020E" w:rsidRDefault="0007020E" w:rsidP="0007020E">
      <w:pPr>
        <w:spacing w:line="360" w:lineRule="auto"/>
        <w:jc w:val="both"/>
        <w:rPr>
          <w:sz w:val="20"/>
          <w:szCs w:val="20"/>
        </w:rPr>
      </w:pPr>
      <w:proofErr w:type="spellStart"/>
      <w:r w:rsidRPr="0007020E">
        <w:rPr>
          <w:sz w:val="20"/>
          <w:szCs w:val="20"/>
        </w:rPr>
        <w:t>Gumboro</w:t>
      </w:r>
      <w:proofErr w:type="spellEnd"/>
      <w:r w:rsidRPr="0007020E">
        <w:rPr>
          <w:sz w:val="20"/>
          <w:szCs w:val="20"/>
        </w:rPr>
        <w:tab/>
        <w:t>Bursitis infecciosa, enfermedad altamente contagiosa de pollos jóvenes causada por el virus (</w:t>
      </w:r>
      <w:proofErr w:type="spellStart"/>
      <w:r w:rsidRPr="0007020E">
        <w:rPr>
          <w:sz w:val="20"/>
          <w:szCs w:val="20"/>
        </w:rPr>
        <w:t>Avibirnavirus</w:t>
      </w:r>
      <w:proofErr w:type="spellEnd"/>
      <w:r w:rsidRPr="0007020E">
        <w:rPr>
          <w:sz w:val="20"/>
          <w:szCs w:val="20"/>
        </w:rPr>
        <w:t xml:space="preserve">) causa fiebre, depresión, plumas erizadas, prolapso de cloaca </w:t>
      </w:r>
      <w:r w:rsidR="00420C0F" w:rsidRPr="0007020E">
        <w:rPr>
          <w:sz w:val="20"/>
          <w:szCs w:val="20"/>
        </w:rPr>
        <w:t xml:space="preserve">y </w:t>
      </w:r>
      <w:r w:rsidR="00420C0F">
        <w:rPr>
          <w:sz w:val="20"/>
          <w:szCs w:val="20"/>
        </w:rPr>
        <w:t>d</w:t>
      </w:r>
      <w:r w:rsidR="00420C0F" w:rsidRPr="0007020E">
        <w:rPr>
          <w:sz w:val="20"/>
          <w:szCs w:val="20"/>
        </w:rPr>
        <w:t>eshidratación</w:t>
      </w:r>
    </w:p>
    <w:p w14:paraId="2D44EE29" w14:textId="13C55EEB" w:rsidR="0007020E" w:rsidRDefault="0007020E" w:rsidP="0007020E">
      <w:pPr>
        <w:spacing w:line="360" w:lineRule="auto"/>
        <w:jc w:val="both"/>
        <w:rPr>
          <w:sz w:val="20"/>
          <w:szCs w:val="20"/>
        </w:rPr>
      </w:pPr>
      <w:r w:rsidRPr="0007020E">
        <w:rPr>
          <w:sz w:val="20"/>
          <w:szCs w:val="20"/>
        </w:rPr>
        <w:t>Encefalitis equina</w:t>
      </w:r>
      <w:r w:rsidRPr="0007020E">
        <w:rPr>
          <w:sz w:val="20"/>
          <w:szCs w:val="20"/>
        </w:rPr>
        <w:tab/>
        <w:t>Enfermedad en equinos y mulares (</w:t>
      </w:r>
      <w:proofErr w:type="spellStart"/>
      <w:r w:rsidRPr="0007020E">
        <w:rPr>
          <w:sz w:val="20"/>
          <w:szCs w:val="20"/>
        </w:rPr>
        <w:t>Alphavirus</w:t>
      </w:r>
      <w:proofErr w:type="spellEnd"/>
      <w:r w:rsidRPr="0007020E">
        <w:rPr>
          <w:sz w:val="20"/>
          <w:szCs w:val="20"/>
        </w:rPr>
        <w:t xml:space="preserve">) que causa problemas febriles y </w:t>
      </w:r>
      <w:r w:rsidR="00420C0F" w:rsidRPr="0007020E">
        <w:rPr>
          <w:sz w:val="20"/>
          <w:szCs w:val="20"/>
        </w:rPr>
        <w:t>síntoma logia</w:t>
      </w:r>
      <w:r w:rsidRPr="0007020E">
        <w:rPr>
          <w:sz w:val="20"/>
          <w:szCs w:val="20"/>
        </w:rPr>
        <w:t xml:space="preserve"> neurológica.</w:t>
      </w:r>
      <w:commentRangeEnd w:id="14"/>
      <w:r w:rsidR="002C4FFF">
        <w:rPr>
          <w:rStyle w:val="Refdecomentario"/>
        </w:rPr>
        <w:commentReference w:id="14"/>
      </w:r>
    </w:p>
    <w:p w14:paraId="000000A6" w14:textId="77777777" w:rsidR="007B6A64" w:rsidRDefault="007B6A64">
      <w:pPr>
        <w:spacing w:line="360" w:lineRule="auto"/>
        <w:jc w:val="both"/>
        <w:rPr>
          <w:sz w:val="20"/>
          <w:szCs w:val="20"/>
          <w:highlight w:val="yellow"/>
        </w:rPr>
      </w:pPr>
    </w:p>
    <w:p w14:paraId="000000A7" w14:textId="77777777" w:rsidR="007B6A64" w:rsidRDefault="00000000">
      <w:pPr>
        <w:spacing w:line="360" w:lineRule="auto"/>
        <w:jc w:val="both"/>
        <w:rPr>
          <w:b/>
          <w:sz w:val="20"/>
          <w:szCs w:val="20"/>
        </w:rPr>
      </w:pPr>
      <w:r>
        <w:rPr>
          <w:b/>
          <w:sz w:val="20"/>
          <w:szCs w:val="20"/>
        </w:rPr>
        <w:t>4.2 Plan sanitario</w:t>
      </w:r>
    </w:p>
    <w:p w14:paraId="000000A8" w14:textId="77777777" w:rsidR="007B6A64" w:rsidRDefault="007B6A64">
      <w:pPr>
        <w:spacing w:line="360" w:lineRule="auto"/>
        <w:jc w:val="both"/>
        <w:rPr>
          <w:b/>
          <w:sz w:val="20"/>
          <w:szCs w:val="20"/>
          <w:highlight w:val="yellow"/>
        </w:rPr>
      </w:pPr>
    </w:p>
    <w:p w14:paraId="000000A9" w14:textId="77777777" w:rsidR="007B6A64" w:rsidRDefault="00000000">
      <w:pPr>
        <w:spacing w:line="360" w:lineRule="auto"/>
        <w:jc w:val="both"/>
        <w:rPr>
          <w:sz w:val="20"/>
          <w:szCs w:val="20"/>
        </w:rPr>
      </w:pPr>
      <w:r>
        <w:rPr>
          <w:sz w:val="20"/>
          <w:szCs w:val="20"/>
        </w:rPr>
        <w:t xml:space="preserve">El plan sanitario son todas las acciones de prevención de enfermedades en los animales y se caracteriza por los aspectos de manejo, alimentación, higiene y que dentro de la explotación pecuaria se suma a una programación de las actividades diarias como los baños, vacunación y </w:t>
      </w:r>
      <w:proofErr w:type="spellStart"/>
      <w:r>
        <w:rPr>
          <w:sz w:val="20"/>
          <w:szCs w:val="20"/>
        </w:rPr>
        <w:t>vermifugación</w:t>
      </w:r>
      <w:proofErr w:type="spellEnd"/>
      <w:r>
        <w:rPr>
          <w:sz w:val="20"/>
          <w:szCs w:val="20"/>
        </w:rPr>
        <w:t>.</w:t>
      </w:r>
    </w:p>
    <w:p w14:paraId="000000AA" w14:textId="77777777" w:rsidR="007B6A64" w:rsidRDefault="007B6A64">
      <w:pPr>
        <w:spacing w:line="360" w:lineRule="auto"/>
        <w:jc w:val="both"/>
        <w:rPr>
          <w:sz w:val="20"/>
          <w:szCs w:val="20"/>
        </w:rPr>
      </w:pPr>
    </w:p>
    <w:tbl>
      <w:tblPr>
        <w:tblStyle w:val="a6"/>
        <w:tblW w:w="996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29"/>
        <w:gridCol w:w="8833"/>
      </w:tblGrid>
      <w:tr w:rsidR="007B6A64" w14:paraId="7F07A155" w14:textId="77777777">
        <w:tc>
          <w:tcPr>
            <w:tcW w:w="1129" w:type="dxa"/>
          </w:tcPr>
          <w:p w14:paraId="000000AB" w14:textId="77777777" w:rsidR="007B6A64" w:rsidRDefault="00000000">
            <w:pPr>
              <w:spacing w:line="360" w:lineRule="auto"/>
              <w:jc w:val="both"/>
              <w:rPr>
                <w:sz w:val="20"/>
                <w:szCs w:val="20"/>
              </w:rPr>
            </w:pPr>
            <w:r>
              <w:rPr>
                <w:noProof/>
                <w:sz w:val="20"/>
                <w:szCs w:val="20"/>
              </w:rPr>
              <w:drawing>
                <wp:inline distT="0" distB="0" distL="0" distR="0" wp14:anchorId="186B1DED" wp14:editId="6067D9BF">
                  <wp:extent cx="360000" cy="360000"/>
                  <wp:effectExtent l="0" t="0" r="0" b="0"/>
                  <wp:docPr id="3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60000" cy="360000"/>
                          </a:xfrm>
                          <a:prstGeom prst="rect">
                            <a:avLst/>
                          </a:prstGeom>
                          <a:ln/>
                        </pic:spPr>
                      </pic:pic>
                    </a:graphicData>
                  </a:graphic>
                </wp:inline>
              </w:drawing>
            </w:r>
          </w:p>
        </w:tc>
        <w:tc>
          <w:tcPr>
            <w:tcW w:w="8833" w:type="dxa"/>
            <w:vAlign w:val="center"/>
          </w:tcPr>
          <w:p w14:paraId="000000AC" w14:textId="77777777" w:rsidR="007B6A64" w:rsidRDefault="00000000">
            <w:pPr>
              <w:spacing w:line="360" w:lineRule="auto"/>
              <w:jc w:val="both"/>
              <w:rPr>
                <w:sz w:val="20"/>
                <w:szCs w:val="20"/>
              </w:rPr>
            </w:pPr>
            <w:r>
              <w:rPr>
                <w:sz w:val="20"/>
                <w:szCs w:val="20"/>
              </w:rPr>
              <w:t xml:space="preserve">Dentro del plan se debe generar una base de manejo y medidas preventivas a realizar con los animales enfocándose en el control, prevención y erradicación de enfermedades que puedan afectar el proceso de producción, por lo que puede tomar la guía de elaboración del plan sanitario destinada por el Instituto Colombiano Agropecuario, descargando el siguiente documento: </w:t>
            </w:r>
          </w:p>
          <w:p w14:paraId="000000AD" w14:textId="77777777" w:rsidR="007B6A64" w:rsidRDefault="007B6A64">
            <w:pPr>
              <w:spacing w:line="360" w:lineRule="auto"/>
              <w:jc w:val="both"/>
              <w:rPr>
                <w:sz w:val="20"/>
                <w:szCs w:val="20"/>
              </w:rPr>
            </w:pPr>
          </w:p>
          <w:p w14:paraId="000000AE" w14:textId="77777777" w:rsidR="007B6A64" w:rsidRDefault="00000000">
            <w:pPr>
              <w:spacing w:line="360" w:lineRule="auto"/>
              <w:jc w:val="center"/>
              <w:rPr>
                <w:sz w:val="20"/>
                <w:szCs w:val="20"/>
              </w:rPr>
            </w:pPr>
            <w:sdt>
              <w:sdtPr>
                <w:tag w:val="goog_rdk_13"/>
                <w:id w:val="-250583416"/>
              </w:sdtPr>
              <w:sdtContent>
                <w:commentRangeStart w:id="15"/>
              </w:sdtContent>
            </w:sdt>
            <w:r>
              <w:rPr>
                <w:sz w:val="20"/>
                <w:szCs w:val="20"/>
              </w:rPr>
              <w:t>ICA. Guía para la elaboración del plan sanitario. Subgerencia de protección animal.</w:t>
            </w:r>
            <w:commentRangeEnd w:id="15"/>
            <w:r>
              <w:commentReference w:id="15"/>
            </w:r>
          </w:p>
        </w:tc>
      </w:tr>
    </w:tbl>
    <w:p w14:paraId="000000AF" w14:textId="77777777" w:rsidR="007B6A64" w:rsidRDefault="007B6A64">
      <w:pPr>
        <w:spacing w:line="360" w:lineRule="auto"/>
        <w:jc w:val="both"/>
        <w:rPr>
          <w:sz w:val="20"/>
          <w:szCs w:val="20"/>
        </w:rPr>
      </w:pPr>
    </w:p>
    <w:p w14:paraId="000000B0" w14:textId="77777777" w:rsidR="007B6A64" w:rsidRDefault="00000000">
      <w:pPr>
        <w:spacing w:line="360" w:lineRule="auto"/>
        <w:jc w:val="both"/>
        <w:rPr>
          <w:b/>
          <w:sz w:val="20"/>
          <w:szCs w:val="20"/>
        </w:rPr>
      </w:pPr>
      <w:r>
        <w:rPr>
          <w:b/>
          <w:sz w:val="20"/>
          <w:szCs w:val="20"/>
        </w:rPr>
        <w:t>4.3. Protocolos para toma y envío de muestras al laboratorio</w:t>
      </w:r>
    </w:p>
    <w:p w14:paraId="000000B1" w14:textId="77777777" w:rsidR="007B6A64" w:rsidRDefault="007B6A64">
      <w:pPr>
        <w:spacing w:line="360" w:lineRule="auto"/>
        <w:jc w:val="both"/>
        <w:rPr>
          <w:b/>
          <w:sz w:val="20"/>
          <w:szCs w:val="20"/>
        </w:rPr>
      </w:pPr>
    </w:p>
    <w:p w14:paraId="000000B2" w14:textId="77777777" w:rsidR="007B6A64" w:rsidRDefault="00000000">
      <w:pPr>
        <w:spacing w:line="360" w:lineRule="auto"/>
        <w:jc w:val="both"/>
        <w:rPr>
          <w:sz w:val="20"/>
          <w:szCs w:val="20"/>
        </w:rPr>
      </w:pPr>
      <w:r>
        <w:rPr>
          <w:sz w:val="20"/>
          <w:szCs w:val="20"/>
        </w:rPr>
        <w:t>Dentro de los protocolos por una posible enfermedad potencial es importante hacer una muestra del órgano afectado y enviarla lo más pronto posible después de recolectada o de muerto el animal.</w:t>
      </w:r>
    </w:p>
    <w:p w14:paraId="000000B3" w14:textId="77777777" w:rsidR="007B6A64" w:rsidRDefault="007B6A64">
      <w:pPr>
        <w:spacing w:line="360" w:lineRule="auto"/>
        <w:jc w:val="both"/>
        <w:rPr>
          <w:sz w:val="20"/>
          <w:szCs w:val="20"/>
        </w:rPr>
      </w:pPr>
    </w:p>
    <w:p w14:paraId="000000B4" w14:textId="77777777" w:rsidR="007B6A64" w:rsidRDefault="00000000">
      <w:pPr>
        <w:spacing w:line="360" w:lineRule="auto"/>
        <w:jc w:val="both"/>
        <w:rPr>
          <w:sz w:val="20"/>
          <w:szCs w:val="20"/>
        </w:rPr>
      </w:pPr>
      <w:r>
        <w:rPr>
          <w:sz w:val="20"/>
          <w:szCs w:val="20"/>
        </w:rPr>
        <w:t>Las muestras deben cumplir con unos requisitos como lugar, fecha, nombre de la finca, municipio, nombre del propietario, especie, raza del animal, edad, sexo y síntomas observados.</w:t>
      </w:r>
    </w:p>
    <w:p w14:paraId="000000B5" w14:textId="77777777" w:rsidR="007B6A64" w:rsidRDefault="007B6A64">
      <w:pPr>
        <w:spacing w:line="360" w:lineRule="auto"/>
        <w:jc w:val="both"/>
        <w:rPr>
          <w:sz w:val="20"/>
          <w:szCs w:val="20"/>
        </w:rPr>
      </w:pPr>
    </w:p>
    <w:tbl>
      <w:tblPr>
        <w:tblStyle w:val="a7"/>
        <w:tblW w:w="996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29"/>
        <w:gridCol w:w="8833"/>
      </w:tblGrid>
      <w:tr w:rsidR="007B6A64" w14:paraId="0CB26F0E" w14:textId="77777777">
        <w:tc>
          <w:tcPr>
            <w:tcW w:w="1129" w:type="dxa"/>
          </w:tcPr>
          <w:p w14:paraId="000000B6" w14:textId="77777777" w:rsidR="007B6A64" w:rsidRDefault="00000000">
            <w:pPr>
              <w:spacing w:line="360" w:lineRule="auto"/>
              <w:jc w:val="both"/>
              <w:rPr>
                <w:sz w:val="20"/>
                <w:szCs w:val="20"/>
              </w:rPr>
            </w:pPr>
            <w:r>
              <w:rPr>
                <w:noProof/>
                <w:sz w:val="20"/>
                <w:szCs w:val="20"/>
              </w:rPr>
              <w:drawing>
                <wp:inline distT="0" distB="0" distL="0" distR="0" wp14:anchorId="0B196DA0" wp14:editId="698F428D">
                  <wp:extent cx="360000" cy="360000"/>
                  <wp:effectExtent l="0" t="0" r="0" b="0"/>
                  <wp:docPr id="39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60000" cy="360000"/>
                          </a:xfrm>
                          <a:prstGeom prst="rect">
                            <a:avLst/>
                          </a:prstGeom>
                          <a:ln/>
                        </pic:spPr>
                      </pic:pic>
                    </a:graphicData>
                  </a:graphic>
                </wp:inline>
              </w:drawing>
            </w:r>
          </w:p>
        </w:tc>
        <w:tc>
          <w:tcPr>
            <w:tcW w:w="8833" w:type="dxa"/>
            <w:vAlign w:val="center"/>
          </w:tcPr>
          <w:p w14:paraId="000000B7" w14:textId="77777777" w:rsidR="007B6A64" w:rsidRDefault="00000000">
            <w:pPr>
              <w:spacing w:line="360" w:lineRule="auto"/>
              <w:jc w:val="both"/>
              <w:rPr>
                <w:sz w:val="20"/>
                <w:szCs w:val="20"/>
              </w:rPr>
            </w:pPr>
            <w:r>
              <w:rPr>
                <w:sz w:val="20"/>
                <w:szCs w:val="20"/>
              </w:rPr>
              <w:t xml:space="preserve">A continuación, se presenta una guía práctica de cómo tomar y conservar muestras de laboratorio para el análisis y diagnóstico de la enfermedad que afecta el animal: </w:t>
            </w:r>
          </w:p>
          <w:p w14:paraId="000000B8" w14:textId="77777777" w:rsidR="007B6A64" w:rsidRDefault="007B6A64">
            <w:pPr>
              <w:spacing w:line="360" w:lineRule="auto"/>
              <w:jc w:val="both"/>
              <w:rPr>
                <w:sz w:val="20"/>
                <w:szCs w:val="20"/>
              </w:rPr>
            </w:pPr>
          </w:p>
          <w:p w14:paraId="000000B9" w14:textId="77777777" w:rsidR="007B6A64" w:rsidRDefault="00000000">
            <w:pPr>
              <w:spacing w:line="360" w:lineRule="auto"/>
              <w:jc w:val="center"/>
              <w:rPr>
                <w:sz w:val="20"/>
                <w:szCs w:val="20"/>
              </w:rPr>
            </w:pPr>
            <w:sdt>
              <w:sdtPr>
                <w:tag w:val="goog_rdk_14"/>
                <w:id w:val="-980843776"/>
              </w:sdtPr>
              <w:sdtContent>
                <w:commentRangeStart w:id="16"/>
              </w:sdtContent>
            </w:sdt>
            <w:r>
              <w:rPr>
                <w:sz w:val="20"/>
                <w:szCs w:val="20"/>
              </w:rPr>
              <w:t>ICA. Toma de muestras y envió al laboratorio para el diagnóstico veterinario. Guía práctica.</w:t>
            </w:r>
            <w:commentRangeEnd w:id="16"/>
            <w:r>
              <w:commentReference w:id="16"/>
            </w:r>
          </w:p>
        </w:tc>
      </w:tr>
    </w:tbl>
    <w:p w14:paraId="000000BA" w14:textId="77777777" w:rsidR="007B6A64" w:rsidRDefault="007B6A64">
      <w:pPr>
        <w:spacing w:line="360" w:lineRule="auto"/>
        <w:jc w:val="both"/>
        <w:rPr>
          <w:sz w:val="20"/>
          <w:szCs w:val="20"/>
        </w:rPr>
      </w:pPr>
    </w:p>
    <w:p w14:paraId="000000BB" w14:textId="77777777" w:rsidR="007B6A64" w:rsidRDefault="00000000">
      <w:pPr>
        <w:spacing w:line="360" w:lineRule="auto"/>
        <w:jc w:val="both"/>
        <w:rPr>
          <w:b/>
          <w:sz w:val="20"/>
          <w:szCs w:val="20"/>
        </w:rPr>
      </w:pPr>
      <w:r>
        <w:rPr>
          <w:b/>
          <w:sz w:val="20"/>
          <w:szCs w:val="20"/>
        </w:rPr>
        <w:t xml:space="preserve">4.4. Sujeción e inmovilización de animales </w:t>
      </w:r>
    </w:p>
    <w:p w14:paraId="000000BC" w14:textId="77777777" w:rsidR="007B6A64" w:rsidRDefault="007B6A64">
      <w:pPr>
        <w:spacing w:line="360" w:lineRule="auto"/>
        <w:jc w:val="both"/>
        <w:rPr>
          <w:sz w:val="20"/>
          <w:szCs w:val="20"/>
        </w:rPr>
      </w:pPr>
    </w:p>
    <w:p w14:paraId="000000BD" w14:textId="77777777" w:rsidR="007B6A64" w:rsidRDefault="00000000">
      <w:pPr>
        <w:spacing w:line="360" w:lineRule="auto"/>
        <w:jc w:val="both"/>
        <w:rPr>
          <w:sz w:val="20"/>
          <w:szCs w:val="20"/>
        </w:rPr>
      </w:pPr>
      <w:r>
        <w:rPr>
          <w:sz w:val="20"/>
          <w:szCs w:val="20"/>
        </w:rPr>
        <w:t>Durante el manejo animal es importante reconocer cómo realizar la sujeción e inmovilización de animales de acuerdo a la especie, raza, características sin aplicar ningún daño. Inicialmente debemos recordar que un aspecto a tener en cuenta, son unas buenas instalaciones y alojamiento para realización de las actividades diarias del manejo animal.</w:t>
      </w:r>
    </w:p>
    <w:p w14:paraId="000000BE" w14:textId="77777777" w:rsidR="007B6A64" w:rsidRDefault="007B6A64">
      <w:pPr>
        <w:spacing w:line="360" w:lineRule="auto"/>
        <w:jc w:val="both"/>
        <w:rPr>
          <w:sz w:val="20"/>
          <w:szCs w:val="20"/>
        </w:rPr>
      </w:pPr>
    </w:p>
    <w:p w14:paraId="000000BF" w14:textId="77777777" w:rsidR="007B6A64" w:rsidRDefault="00000000">
      <w:pPr>
        <w:spacing w:line="360" w:lineRule="auto"/>
        <w:jc w:val="both"/>
        <w:rPr>
          <w:sz w:val="20"/>
          <w:szCs w:val="20"/>
        </w:rPr>
      </w:pPr>
      <w:r>
        <w:rPr>
          <w:sz w:val="20"/>
          <w:szCs w:val="20"/>
        </w:rPr>
        <w:t>Entre los métodos de inmovilización de animales están la verbal en animales de compañía, física por medio de técnicas (lazo, bozal u otro instrumento) farmacológica (tranquilizantes, sedantes y anestésicos) Sin embargo, la sujeción es la técnica más utilizada en los animales de producción animal la cual posee métodos muy utilizados en campo como son:</w:t>
      </w:r>
    </w:p>
    <w:p w14:paraId="000000C0" w14:textId="77777777" w:rsidR="007B6A64" w:rsidRDefault="00000000">
      <w:pPr>
        <w:numPr>
          <w:ilvl w:val="0"/>
          <w:numId w:val="3"/>
        </w:numPr>
        <w:pBdr>
          <w:top w:val="nil"/>
          <w:left w:val="nil"/>
          <w:bottom w:val="nil"/>
          <w:right w:val="nil"/>
          <w:between w:val="nil"/>
        </w:pBdr>
        <w:spacing w:line="360" w:lineRule="auto"/>
        <w:jc w:val="both"/>
        <w:rPr>
          <w:color w:val="000000"/>
          <w:sz w:val="20"/>
          <w:szCs w:val="20"/>
        </w:rPr>
      </w:pPr>
      <w:r>
        <w:rPr>
          <w:color w:val="000000"/>
          <w:sz w:val="20"/>
          <w:szCs w:val="20"/>
        </w:rPr>
        <w:t>Método de las tres lazadas.</w:t>
      </w:r>
    </w:p>
    <w:p w14:paraId="000000C1" w14:textId="77777777" w:rsidR="007B6A64" w:rsidRDefault="00000000">
      <w:pPr>
        <w:numPr>
          <w:ilvl w:val="0"/>
          <w:numId w:val="3"/>
        </w:numPr>
        <w:pBdr>
          <w:top w:val="nil"/>
          <w:left w:val="nil"/>
          <w:bottom w:val="nil"/>
          <w:right w:val="nil"/>
          <w:between w:val="nil"/>
        </w:pBdr>
        <w:spacing w:line="360" w:lineRule="auto"/>
        <w:jc w:val="both"/>
        <w:rPr>
          <w:color w:val="000000"/>
          <w:sz w:val="20"/>
          <w:szCs w:val="20"/>
        </w:rPr>
      </w:pPr>
      <w:r>
        <w:rPr>
          <w:color w:val="000000"/>
          <w:sz w:val="20"/>
          <w:szCs w:val="20"/>
        </w:rPr>
        <w:t>Método con pial.</w:t>
      </w:r>
    </w:p>
    <w:p w14:paraId="000000C2" w14:textId="77777777" w:rsidR="007B6A64" w:rsidRDefault="00000000">
      <w:pPr>
        <w:numPr>
          <w:ilvl w:val="0"/>
          <w:numId w:val="3"/>
        </w:numPr>
        <w:pBdr>
          <w:top w:val="nil"/>
          <w:left w:val="nil"/>
          <w:bottom w:val="nil"/>
          <w:right w:val="nil"/>
          <w:between w:val="nil"/>
        </w:pBdr>
        <w:spacing w:line="360" w:lineRule="auto"/>
        <w:jc w:val="both"/>
        <w:rPr>
          <w:color w:val="000000"/>
          <w:sz w:val="20"/>
          <w:szCs w:val="20"/>
        </w:rPr>
      </w:pPr>
      <w:r>
        <w:rPr>
          <w:color w:val="000000"/>
          <w:sz w:val="20"/>
          <w:szCs w:val="20"/>
        </w:rPr>
        <w:t>Método de la X.</w:t>
      </w:r>
    </w:p>
    <w:p w14:paraId="000000C3" w14:textId="77777777" w:rsidR="007B6A64" w:rsidRDefault="00000000">
      <w:pPr>
        <w:numPr>
          <w:ilvl w:val="0"/>
          <w:numId w:val="3"/>
        </w:numPr>
        <w:pBdr>
          <w:top w:val="nil"/>
          <w:left w:val="nil"/>
          <w:bottom w:val="nil"/>
          <w:right w:val="nil"/>
          <w:between w:val="nil"/>
        </w:pBdr>
        <w:spacing w:line="360" w:lineRule="auto"/>
        <w:jc w:val="both"/>
        <w:rPr>
          <w:color w:val="000000"/>
          <w:sz w:val="20"/>
          <w:szCs w:val="20"/>
        </w:rPr>
      </w:pPr>
      <w:r>
        <w:rPr>
          <w:sz w:val="20"/>
          <w:szCs w:val="20"/>
        </w:rPr>
        <w:t>Método de derribar</w:t>
      </w:r>
      <w:r>
        <w:rPr>
          <w:color w:val="000000"/>
          <w:sz w:val="20"/>
          <w:szCs w:val="20"/>
        </w:rPr>
        <w:t xml:space="preserve"> terneros.</w:t>
      </w:r>
    </w:p>
    <w:p w14:paraId="000000C4" w14:textId="77777777" w:rsidR="007B6A64" w:rsidRDefault="007B6A64">
      <w:pPr>
        <w:spacing w:line="360" w:lineRule="auto"/>
        <w:jc w:val="both"/>
        <w:rPr>
          <w:sz w:val="20"/>
          <w:szCs w:val="20"/>
        </w:rPr>
      </w:pPr>
    </w:p>
    <w:p w14:paraId="000000C5" w14:textId="77777777" w:rsidR="007B6A64" w:rsidRDefault="00000000">
      <w:pPr>
        <w:spacing w:line="360" w:lineRule="auto"/>
        <w:jc w:val="both"/>
        <w:rPr>
          <w:sz w:val="20"/>
          <w:szCs w:val="20"/>
        </w:rPr>
      </w:pPr>
      <w:r>
        <w:rPr>
          <w:sz w:val="20"/>
          <w:szCs w:val="20"/>
        </w:rPr>
        <w:t>A través de la siguiente figura se representan estas cuatro técnicas:</w:t>
      </w:r>
    </w:p>
    <w:p w14:paraId="000000C6" w14:textId="77777777" w:rsidR="007B6A64" w:rsidRDefault="00000000">
      <w:pPr>
        <w:spacing w:line="360" w:lineRule="auto"/>
        <w:jc w:val="both"/>
        <w:rPr>
          <w:b/>
          <w:sz w:val="20"/>
          <w:szCs w:val="20"/>
        </w:rPr>
      </w:pPr>
      <w:sdt>
        <w:sdtPr>
          <w:tag w:val="goog_rdk_15"/>
          <w:id w:val="1756713882"/>
        </w:sdtPr>
        <w:sdtContent>
          <w:commentRangeStart w:id="17"/>
        </w:sdtContent>
      </w:sdt>
      <w:r>
        <w:rPr>
          <w:b/>
          <w:sz w:val="20"/>
          <w:szCs w:val="20"/>
        </w:rPr>
        <w:t xml:space="preserve">Figura 3 </w:t>
      </w:r>
    </w:p>
    <w:p w14:paraId="000000C7" w14:textId="77777777" w:rsidR="007B6A64" w:rsidRDefault="00000000">
      <w:pPr>
        <w:spacing w:line="360" w:lineRule="auto"/>
        <w:jc w:val="both"/>
        <w:rPr>
          <w:sz w:val="20"/>
          <w:szCs w:val="20"/>
        </w:rPr>
      </w:pPr>
      <w:r>
        <w:rPr>
          <w:sz w:val="20"/>
          <w:szCs w:val="20"/>
        </w:rPr>
        <w:t>Sujeción en animales de producción</w:t>
      </w:r>
      <w:commentRangeEnd w:id="17"/>
      <w:r>
        <w:commentReference w:id="17"/>
      </w:r>
    </w:p>
    <w:p w14:paraId="000000C8" w14:textId="77777777" w:rsidR="007B6A64" w:rsidRDefault="00000000">
      <w:pPr>
        <w:spacing w:line="360" w:lineRule="auto"/>
        <w:jc w:val="both"/>
        <w:rPr>
          <w:sz w:val="20"/>
          <w:szCs w:val="20"/>
        </w:rPr>
      </w:pPr>
      <w:r>
        <w:rPr>
          <w:sz w:val="20"/>
          <w:szCs w:val="20"/>
        </w:rPr>
        <w:br/>
      </w:r>
      <w:r>
        <w:rPr>
          <w:noProof/>
          <w:sz w:val="20"/>
          <w:szCs w:val="20"/>
        </w:rPr>
        <w:drawing>
          <wp:inline distT="0" distB="0" distL="0" distR="0" wp14:anchorId="37F91A9A" wp14:editId="6A7E57B1">
            <wp:extent cx="6332220" cy="1367184"/>
            <wp:effectExtent l="0" t="0" r="0" b="0"/>
            <wp:docPr id="398" name="image8.jpg" descr="Métodos de derribo. Método de las tres lazadas (1), método con pial (2), método de la X (3), método manual terneros (4) Modificado de AgroNet"/>
            <wp:cNvGraphicFramePr/>
            <a:graphic xmlns:a="http://schemas.openxmlformats.org/drawingml/2006/main">
              <a:graphicData uri="http://schemas.openxmlformats.org/drawingml/2006/picture">
                <pic:pic xmlns:pic="http://schemas.openxmlformats.org/drawingml/2006/picture">
                  <pic:nvPicPr>
                    <pic:cNvPr id="0" name="image8.jpg" descr="Métodos de derribo. Método de las tres lazadas (1), método con pial (2), método de la X (3), método manual terneros (4) Modificado de AgroNet"/>
                    <pic:cNvPicPr preferRelativeResize="0"/>
                  </pic:nvPicPr>
                  <pic:blipFill>
                    <a:blip r:embed="rId22"/>
                    <a:srcRect/>
                    <a:stretch>
                      <a:fillRect/>
                    </a:stretch>
                  </pic:blipFill>
                  <pic:spPr>
                    <a:xfrm>
                      <a:off x="0" y="0"/>
                      <a:ext cx="6332220" cy="1367184"/>
                    </a:xfrm>
                    <a:prstGeom prst="rect">
                      <a:avLst/>
                    </a:prstGeom>
                    <a:ln/>
                  </pic:spPr>
                </pic:pic>
              </a:graphicData>
            </a:graphic>
          </wp:inline>
        </w:drawing>
      </w:r>
    </w:p>
    <w:p w14:paraId="000000C9" w14:textId="77777777" w:rsidR="007B6A64" w:rsidRDefault="007B6A64">
      <w:pPr>
        <w:spacing w:line="360" w:lineRule="auto"/>
        <w:jc w:val="both"/>
        <w:rPr>
          <w:sz w:val="20"/>
          <w:szCs w:val="20"/>
        </w:rPr>
      </w:pPr>
    </w:p>
    <w:p w14:paraId="000000CA" w14:textId="77777777" w:rsidR="007B6A64" w:rsidRDefault="007B6A64">
      <w:pPr>
        <w:spacing w:line="360" w:lineRule="auto"/>
        <w:jc w:val="both"/>
        <w:rPr>
          <w:sz w:val="20"/>
          <w:szCs w:val="20"/>
        </w:rPr>
      </w:pPr>
    </w:p>
    <w:p w14:paraId="000000CB" w14:textId="77777777" w:rsidR="007B6A64" w:rsidRDefault="00000000">
      <w:pPr>
        <w:spacing w:line="360" w:lineRule="auto"/>
        <w:jc w:val="both"/>
        <w:rPr>
          <w:b/>
          <w:sz w:val="20"/>
          <w:szCs w:val="20"/>
        </w:rPr>
      </w:pPr>
      <w:r>
        <w:rPr>
          <w:b/>
          <w:sz w:val="20"/>
          <w:szCs w:val="20"/>
        </w:rPr>
        <w:t xml:space="preserve">5. Medicamentos </w:t>
      </w:r>
    </w:p>
    <w:p w14:paraId="000000CC" w14:textId="77777777" w:rsidR="007B6A64" w:rsidRDefault="007B6A64">
      <w:pPr>
        <w:spacing w:line="360" w:lineRule="auto"/>
        <w:jc w:val="both"/>
        <w:rPr>
          <w:b/>
          <w:sz w:val="20"/>
          <w:szCs w:val="20"/>
        </w:rPr>
      </w:pPr>
    </w:p>
    <w:p w14:paraId="000000CD" w14:textId="77777777" w:rsidR="007B6A64" w:rsidRDefault="00000000">
      <w:pPr>
        <w:spacing w:line="360" w:lineRule="auto"/>
        <w:jc w:val="both"/>
        <w:rPr>
          <w:sz w:val="20"/>
          <w:szCs w:val="20"/>
        </w:rPr>
      </w:pPr>
      <w:r>
        <w:rPr>
          <w:sz w:val="20"/>
          <w:szCs w:val="20"/>
        </w:rPr>
        <w:t xml:space="preserve">Los medicamentos utilizados en la producción de especies pecuarias tienen importancia en el manejo y bienestar animal, pero siempre supervisado por un veterinario y bajo los parámetros técnicos de la norma. Por eso, a continuación, se describen las familias de los medicamentos utilizados de acuerdo a su </w:t>
      </w:r>
      <w:commentRangeStart w:id="18"/>
      <w:r>
        <w:rPr>
          <w:sz w:val="20"/>
          <w:szCs w:val="20"/>
        </w:rPr>
        <w:t>función</w:t>
      </w:r>
      <w:commentRangeEnd w:id="18"/>
      <w:r w:rsidR="000946DF">
        <w:rPr>
          <w:rStyle w:val="Refdecomentario"/>
        </w:rPr>
        <w:commentReference w:id="18"/>
      </w:r>
      <w:r>
        <w:rPr>
          <w:sz w:val="20"/>
          <w:szCs w:val="20"/>
        </w:rPr>
        <w:t>:</w:t>
      </w:r>
    </w:p>
    <w:p w14:paraId="000000CE" w14:textId="77777777" w:rsidR="007B6A64" w:rsidRDefault="007B6A64">
      <w:pPr>
        <w:spacing w:line="360" w:lineRule="auto"/>
        <w:jc w:val="both"/>
        <w:rPr>
          <w:sz w:val="20"/>
          <w:szCs w:val="20"/>
        </w:rPr>
      </w:pPr>
    </w:p>
    <w:p w14:paraId="000000CF" w14:textId="77777777" w:rsidR="007B6A64" w:rsidRDefault="00000000">
      <w:pPr>
        <w:spacing w:line="360" w:lineRule="auto"/>
        <w:jc w:val="both"/>
        <w:rPr>
          <w:sz w:val="20"/>
          <w:szCs w:val="20"/>
        </w:rPr>
      </w:pPr>
      <w:r>
        <w:rPr>
          <w:noProof/>
        </w:rPr>
        <w:lastRenderedPageBreak/>
        <mc:AlternateContent>
          <mc:Choice Requires="wps">
            <w:drawing>
              <wp:inline distT="0" distB="0" distL="0" distR="0" wp14:anchorId="0BF701A9" wp14:editId="1E077A80">
                <wp:extent cx="5047615" cy="346075"/>
                <wp:effectExtent l="0" t="0" r="0" b="0"/>
                <wp:docPr id="379" name="Rectángulo 379"/>
                <wp:cNvGraphicFramePr/>
                <a:graphic xmlns:a="http://schemas.openxmlformats.org/drawingml/2006/main">
                  <a:graphicData uri="http://schemas.microsoft.com/office/word/2010/wordprocessingShape">
                    <wps:wsp>
                      <wps:cNvSpPr/>
                      <wps:spPr>
                        <a:xfrm>
                          <a:off x="2828543" y="3613313"/>
                          <a:ext cx="5034915" cy="3333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14:paraId="6E3AEC9D" w14:textId="77777777" w:rsidR="007B6A64" w:rsidRDefault="00000000">
                            <w:pPr>
                              <w:spacing w:line="275" w:lineRule="auto"/>
                              <w:jc w:val="center"/>
                              <w:textDirection w:val="btLr"/>
                            </w:pPr>
                            <w:r>
                              <w:rPr>
                                <w:color w:val="FFFFFF"/>
                                <w:sz w:val="28"/>
                              </w:rPr>
                              <w:t>CF15_5_Tabs_verticales_Medicamentos</w:t>
                            </w:r>
                          </w:p>
                        </w:txbxContent>
                      </wps:txbx>
                      <wps:bodyPr spcFirstLastPara="1" wrap="square" lIns="91425" tIns="45700" rIns="91425" bIns="45700" anchor="ctr" anchorCtr="0">
                        <a:noAutofit/>
                      </wps:bodyPr>
                    </wps:wsp>
                  </a:graphicData>
                </a:graphic>
              </wp:inline>
            </w:drawing>
          </mc:Choice>
          <mc:Fallback>
            <w:pict>
              <v:rect w14:anchorId="0BF701A9" id="Rectángulo 379" o:spid="_x0000_s1032" style="width:397.45pt;height:2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" fillcolor="#c0504d [3205]" strokecolor="#42719b" strokeweight="1pt">
                <v:stroke startarrowwidth="narrow" startarrowlength="short" endarrowwidth="narrow" endarrowlength="short" miterlimit="5243f"/>
                <v:textbox inset="2.53958mm,1.2694mm,2.53958mm,1.2694mm">
                  <w:txbxContent>
                    <w:p w14:paraId="6E3AEC9D" w14:textId="77777777" w:rsidR="007B6A64" w:rsidRDefault="00000000">
                      <w:pPr>
                        <w:spacing w:line="275" w:lineRule="auto"/>
                        <w:jc w:val="center"/>
                        <w:textDirection w:val="btLr"/>
                      </w:pPr>
                      <w:r>
                        <w:rPr>
                          <w:color w:val="FFFFFF"/>
                          <w:sz w:val="28"/>
                        </w:rPr>
                        <w:t>CF15_5_Tabs_verticales_Medicamentos</w:t>
                      </w:r>
                    </w:p>
                  </w:txbxContent>
                </v:textbox>
                <w10:anchorlock/>
              </v:rect>
            </w:pict>
          </mc:Fallback>
        </mc:AlternateContent>
      </w:r>
    </w:p>
    <w:p w14:paraId="000000D0" w14:textId="77777777" w:rsidR="007B6A64" w:rsidRDefault="007B6A64">
      <w:pPr>
        <w:spacing w:line="360" w:lineRule="auto"/>
        <w:jc w:val="both"/>
        <w:rPr>
          <w:sz w:val="20"/>
          <w:szCs w:val="20"/>
        </w:rPr>
      </w:pPr>
    </w:p>
    <w:tbl>
      <w:tblPr>
        <w:tblStyle w:val="a8"/>
        <w:tblW w:w="834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8341"/>
      </w:tblGrid>
      <w:tr w:rsidR="007B6A64" w14:paraId="65944615" w14:textId="77777777">
        <w:trPr>
          <w:trHeight w:val="572"/>
          <w:jc w:val="center"/>
        </w:trPr>
        <w:tc>
          <w:tcPr>
            <w:tcW w:w="8341" w:type="dxa"/>
            <w:shd w:val="clear" w:color="auto" w:fill="DDD9C4"/>
          </w:tcPr>
          <w:p w14:paraId="000000D1" w14:textId="77777777" w:rsidR="007B6A64" w:rsidRDefault="00000000">
            <w:pPr>
              <w:spacing w:line="360" w:lineRule="auto"/>
              <w:jc w:val="center"/>
              <w:rPr>
                <w:sz w:val="20"/>
                <w:szCs w:val="20"/>
              </w:rPr>
            </w:pPr>
            <w:r>
              <w:rPr>
                <w:sz w:val="20"/>
                <w:szCs w:val="20"/>
              </w:rPr>
              <w:t>Para cada uno de los medicamentos se recomienda leer y atender la contraindicación y la dosificación por que pueden producir daños irreversibles o hasta la muerte en los animales.</w:t>
            </w:r>
          </w:p>
        </w:tc>
      </w:tr>
    </w:tbl>
    <w:p w14:paraId="000000D2" w14:textId="77777777" w:rsidR="007B6A64" w:rsidRDefault="007B6A64">
      <w:pPr>
        <w:spacing w:line="360" w:lineRule="auto"/>
        <w:jc w:val="both"/>
        <w:rPr>
          <w:sz w:val="20"/>
          <w:szCs w:val="20"/>
        </w:rPr>
      </w:pPr>
    </w:p>
    <w:p w14:paraId="000000D3" w14:textId="77777777" w:rsidR="007B6A64" w:rsidRDefault="00000000">
      <w:pPr>
        <w:spacing w:line="360" w:lineRule="auto"/>
        <w:jc w:val="both"/>
        <w:rPr>
          <w:b/>
          <w:sz w:val="20"/>
          <w:szCs w:val="20"/>
        </w:rPr>
      </w:pPr>
      <w:r>
        <w:rPr>
          <w:b/>
          <w:sz w:val="20"/>
          <w:szCs w:val="20"/>
        </w:rPr>
        <w:t>Equipos, instrumental e insumos</w:t>
      </w:r>
    </w:p>
    <w:p w14:paraId="000000D4" w14:textId="77777777" w:rsidR="007B6A64" w:rsidRDefault="007B6A64">
      <w:pPr>
        <w:spacing w:line="360" w:lineRule="auto"/>
        <w:jc w:val="both"/>
        <w:rPr>
          <w:b/>
          <w:sz w:val="20"/>
          <w:szCs w:val="20"/>
        </w:rPr>
      </w:pPr>
    </w:p>
    <w:p w14:paraId="000000D5" w14:textId="77777777" w:rsidR="007B6A64" w:rsidRDefault="00000000">
      <w:pPr>
        <w:spacing w:line="360" w:lineRule="auto"/>
        <w:jc w:val="both"/>
        <w:rPr>
          <w:sz w:val="20"/>
          <w:szCs w:val="20"/>
        </w:rPr>
      </w:pPr>
      <w:r>
        <w:rPr>
          <w:sz w:val="20"/>
          <w:szCs w:val="20"/>
        </w:rPr>
        <w:t>Son elementos básicos y necesarios que se deben poseer en una explotación pecuaria y que varían de acuerdo a la actividad y especie animal. Inicialmente el formato de registro (información individual y colectiva de los animales con sus producciones o los EPP (Elementos de Protección Personal) son insumos primordiales dentro del manejo animal.</w:t>
      </w:r>
    </w:p>
    <w:p w14:paraId="000000D6" w14:textId="77777777" w:rsidR="007B6A64" w:rsidRDefault="00000000">
      <w:pPr>
        <w:spacing w:line="360" w:lineRule="auto"/>
        <w:jc w:val="both"/>
        <w:rPr>
          <w:sz w:val="20"/>
          <w:szCs w:val="20"/>
        </w:rPr>
      </w:pPr>
      <w:sdt>
        <w:sdtPr>
          <w:tag w:val="goog_rdk_16"/>
          <w:id w:val="144936373"/>
        </w:sdtPr>
        <w:sdtContent>
          <w:commentRangeStart w:id="19"/>
        </w:sdtContent>
      </w:sdt>
    </w:p>
    <w:commentRangeEnd w:id="19"/>
    <w:p w14:paraId="000000D7" w14:textId="6B7BFA88" w:rsidR="007B6A64" w:rsidRDefault="00000000">
      <w:pPr>
        <w:spacing w:line="360" w:lineRule="auto"/>
        <w:jc w:val="both"/>
        <w:rPr>
          <w:sz w:val="20"/>
          <w:szCs w:val="20"/>
        </w:rPr>
      </w:pPr>
      <w:r>
        <w:commentReference w:id="19"/>
      </w:r>
      <w:r>
        <w:rPr>
          <w:sz w:val="20"/>
          <w:szCs w:val="20"/>
        </w:rPr>
        <w:t xml:space="preserve">Otros insumos que cabe mencionar son el guardián colector y bolsa recolectora con sus respectivos colores </w:t>
      </w:r>
      <w:r w:rsidR="005533CC">
        <w:rPr>
          <w:sz w:val="20"/>
          <w:szCs w:val="20"/>
        </w:rPr>
        <w:t>de acuerdo con</w:t>
      </w:r>
      <w:r>
        <w:rPr>
          <w:sz w:val="20"/>
          <w:szCs w:val="20"/>
        </w:rPr>
        <w:t xml:space="preserve"> la reglamentación vigente el cual es importante para depositar materiales peligrosos. Una nevera portátil será de gran utilidad para el transporte de vacunas o muestras y jeringas desechables </w:t>
      </w:r>
      <w:r w:rsidR="00304344">
        <w:rPr>
          <w:sz w:val="20"/>
          <w:szCs w:val="20"/>
        </w:rPr>
        <w:t>de acuerdo con</w:t>
      </w:r>
      <w:r>
        <w:rPr>
          <w:sz w:val="20"/>
          <w:szCs w:val="20"/>
        </w:rPr>
        <w:t xml:space="preserve"> su acción junto con un botiquín de primeros auxilios.</w:t>
      </w:r>
      <w:sdt>
        <w:sdtPr>
          <w:tag w:val="goog_rdk_17"/>
          <w:id w:val="-445546873"/>
        </w:sdtPr>
        <w:sdtContent>
          <w:commentRangeStart w:id="20"/>
        </w:sdtContent>
      </w:sdt>
      <w:r>
        <w:rPr>
          <w:noProof/>
        </w:rPr>
        <w:drawing>
          <wp:anchor distT="0" distB="0" distL="114300" distR="114300" simplePos="0" relativeHeight="251665408" behindDoc="0" locked="0" layoutInCell="1" hidden="0" allowOverlap="1" wp14:anchorId="1FF34CA1" wp14:editId="53CF84F1">
            <wp:simplePos x="0" y="0"/>
            <wp:positionH relativeFrom="column">
              <wp:posOffset>1</wp:posOffset>
            </wp:positionH>
            <wp:positionV relativeFrom="paragraph">
              <wp:posOffset>8255</wp:posOffset>
            </wp:positionV>
            <wp:extent cx="1598930" cy="1066800"/>
            <wp:effectExtent l="0" t="0" r="0" b="0"/>
            <wp:wrapSquare wrapText="bothSides" distT="0" distB="0" distL="114300" distR="114300"/>
            <wp:docPr id="388" name="image15.jpg" descr="Medicine portable refrigerator. Blood vaccine medical biological section reagent cooler cold specimen carrier box freezer refrigerator. Vector medical icon."/>
            <wp:cNvGraphicFramePr/>
            <a:graphic xmlns:a="http://schemas.openxmlformats.org/drawingml/2006/main">
              <a:graphicData uri="http://schemas.openxmlformats.org/drawingml/2006/picture">
                <pic:pic xmlns:pic="http://schemas.openxmlformats.org/drawingml/2006/picture">
                  <pic:nvPicPr>
                    <pic:cNvPr id="0" name="image15.jpg" descr="Medicine portable refrigerator. Blood vaccine medical biological section reagent cooler cold specimen carrier box freezer refrigerator. Vector medical icon."/>
                    <pic:cNvPicPr preferRelativeResize="0"/>
                  </pic:nvPicPr>
                  <pic:blipFill>
                    <a:blip r:embed="rId23"/>
                    <a:srcRect/>
                    <a:stretch>
                      <a:fillRect/>
                    </a:stretch>
                  </pic:blipFill>
                  <pic:spPr>
                    <a:xfrm>
                      <a:off x="0" y="0"/>
                      <a:ext cx="1598930" cy="1066800"/>
                    </a:xfrm>
                    <a:prstGeom prst="rect">
                      <a:avLst/>
                    </a:prstGeom>
                    <a:ln/>
                  </pic:spPr>
                </pic:pic>
              </a:graphicData>
            </a:graphic>
          </wp:anchor>
        </w:drawing>
      </w:r>
    </w:p>
    <w:commentRangeEnd w:id="20"/>
    <w:p w14:paraId="000000D8" w14:textId="77777777" w:rsidR="007B6A64" w:rsidRDefault="00000000">
      <w:pPr>
        <w:spacing w:line="360" w:lineRule="auto"/>
        <w:jc w:val="both"/>
        <w:rPr>
          <w:sz w:val="20"/>
          <w:szCs w:val="20"/>
        </w:rPr>
      </w:pPr>
      <w:r>
        <w:commentReference w:id="20"/>
      </w:r>
    </w:p>
    <w:p w14:paraId="000000D9" w14:textId="77777777" w:rsidR="007B6A64" w:rsidRDefault="00000000">
      <w:pPr>
        <w:spacing w:line="360" w:lineRule="auto"/>
        <w:jc w:val="both"/>
        <w:rPr>
          <w:sz w:val="20"/>
          <w:szCs w:val="20"/>
        </w:rPr>
      </w:pPr>
      <w:r>
        <w:rPr>
          <w:sz w:val="20"/>
          <w:szCs w:val="20"/>
        </w:rPr>
        <w:t>Otros elementos básicos son los de realizar labores de mecánica, labranza y sujeción entendiendo que todos estos equipos e instrumentales estén en buen estado, desinfectados, limpios y que sean los apropiados para cada caso.</w:t>
      </w:r>
    </w:p>
    <w:p w14:paraId="000000DA" w14:textId="77777777" w:rsidR="007B6A64" w:rsidRDefault="00000000">
      <w:pPr>
        <w:spacing w:line="360" w:lineRule="auto"/>
        <w:jc w:val="both"/>
        <w:rPr>
          <w:b/>
          <w:sz w:val="20"/>
          <w:szCs w:val="20"/>
        </w:rPr>
      </w:pPr>
      <w:r>
        <w:rPr>
          <w:b/>
          <w:sz w:val="20"/>
          <w:szCs w:val="20"/>
        </w:rPr>
        <w:t> </w:t>
      </w:r>
    </w:p>
    <w:p w14:paraId="000000DB" w14:textId="77777777" w:rsidR="007B6A64" w:rsidRDefault="00000000">
      <w:pPr>
        <w:spacing w:line="360" w:lineRule="auto"/>
        <w:jc w:val="both"/>
        <w:rPr>
          <w:sz w:val="20"/>
          <w:szCs w:val="20"/>
        </w:rPr>
      </w:pPr>
      <w:r>
        <w:rPr>
          <w:noProof/>
        </w:rPr>
        <w:drawing>
          <wp:anchor distT="0" distB="0" distL="114300" distR="114300" simplePos="0" relativeHeight="251666432" behindDoc="0" locked="0" layoutInCell="1" hidden="0" allowOverlap="1" wp14:anchorId="5B2C0431" wp14:editId="42A9A231">
            <wp:simplePos x="0" y="0"/>
            <wp:positionH relativeFrom="column">
              <wp:posOffset>2114550</wp:posOffset>
            </wp:positionH>
            <wp:positionV relativeFrom="paragraph">
              <wp:posOffset>19050</wp:posOffset>
            </wp:positionV>
            <wp:extent cx="1828800" cy="1219200"/>
            <wp:effectExtent l="0" t="0" r="0" b="0"/>
            <wp:wrapSquare wrapText="bothSides" distT="0" distB="0" distL="114300" distR="114300"/>
            <wp:docPr id="386" name="image5.jpg" descr="Cleaning wooden surface home or office. Spraying antibacterial sanitizing spray. Pollution prevention. Spray detergent. Napkin in hands. Protective rubber gloves. Hygiene home. Vector flat design."/>
            <wp:cNvGraphicFramePr/>
            <a:graphic xmlns:a="http://schemas.openxmlformats.org/drawingml/2006/main">
              <a:graphicData uri="http://schemas.openxmlformats.org/drawingml/2006/picture">
                <pic:pic xmlns:pic="http://schemas.openxmlformats.org/drawingml/2006/picture">
                  <pic:nvPicPr>
                    <pic:cNvPr id="0" name="image5.jpg" descr="Cleaning wooden surface home or office. Spraying antibacterial sanitizing spray. Pollution prevention. Spray detergent. Napkin in hands. Protective rubber gloves. Hygiene home. Vector flat design."/>
                    <pic:cNvPicPr preferRelativeResize="0"/>
                  </pic:nvPicPr>
                  <pic:blipFill>
                    <a:blip r:embed="rId24"/>
                    <a:srcRect/>
                    <a:stretch>
                      <a:fillRect/>
                    </a:stretch>
                  </pic:blipFill>
                  <pic:spPr>
                    <a:xfrm>
                      <a:off x="0" y="0"/>
                      <a:ext cx="1828800" cy="1219200"/>
                    </a:xfrm>
                    <a:prstGeom prst="rect">
                      <a:avLst/>
                    </a:prstGeom>
                    <a:ln/>
                  </pic:spPr>
                </pic:pic>
              </a:graphicData>
            </a:graphic>
          </wp:anchor>
        </w:drawing>
      </w:r>
    </w:p>
    <w:p w14:paraId="000000DC" w14:textId="77777777" w:rsidR="007B6A64" w:rsidRDefault="007B6A64">
      <w:pPr>
        <w:spacing w:line="360" w:lineRule="auto"/>
        <w:jc w:val="both"/>
        <w:rPr>
          <w:sz w:val="20"/>
          <w:szCs w:val="20"/>
        </w:rPr>
      </w:pPr>
    </w:p>
    <w:p w14:paraId="000000DD" w14:textId="77777777" w:rsidR="007B6A64" w:rsidRDefault="007B6A64">
      <w:pPr>
        <w:spacing w:line="360" w:lineRule="auto"/>
        <w:jc w:val="both"/>
        <w:rPr>
          <w:sz w:val="20"/>
          <w:szCs w:val="20"/>
        </w:rPr>
      </w:pPr>
    </w:p>
    <w:p w14:paraId="000000DE" w14:textId="77777777" w:rsidR="007B6A64" w:rsidRDefault="007B6A64">
      <w:pPr>
        <w:spacing w:line="360" w:lineRule="auto"/>
        <w:jc w:val="both"/>
        <w:rPr>
          <w:sz w:val="20"/>
          <w:szCs w:val="20"/>
        </w:rPr>
      </w:pPr>
    </w:p>
    <w:p w14:paraId="000000DF" w14:textId="77777777" w:rsidR="007B6A64" w:rsidRDefault="007B6A64">
      <w:pPr>
        <w:spacing w:line="360" w:lineRule="auto"/>
        <w:jc w:val="both"/>
        <w:rPr>
          <w:sz w:val="20"/>
          <w:szCs w:val="20"/>
        </w:rPr>
      </w:pPr>
    </w:p>
    <w:p w14:paraId="000000E0" w14:textId="77777777" w:rsidR="007B6A64" w:rsidRDefault="007B6A64">
      <w:pPr>
        <w:spacing w:line="360" w:lineRule="auto"/>
        <w:jc w:val="both"/>
        <w:rPr>
          <w:sz w:val="20"/>
          <w:szCs w:val="20"/>
        </w:rPr>
      </w:pPr>
    </w:p>
    <w:p w14:paraId="000000E1" w14:textId="77777777" w:rsidR="007B6A64" w:rsidRDefault="007B6A64">
      <w:pPr>
        <w:spacing w:line="360" w:lineRule="auto"/>
        <w:jc w:val="both"/>
        <w:rPr>
          <w:sz w:val="20"/>
          <w:szCs w:val="20"/>
        </w:rPr>
      </w:pPr>
    </w:p>
    <w:p w14:paraId="000000E2" w14:textId="77777777" w:rsidR="007B6A64" w:rsidRDefault="007B6A64">
      <w:pPr>
        <w:spacing w:line="360" w:lineRule="auto"/>
        <w:jc w:val="both"/>
        <w:rPr>
          <w:sz w:val="20"/>
          <w:szCs w:val="20"/>
        </w:rPr>
      </w:pPr>
    </w:p>
    <w:p w14:paraId="000000E3" w14:textId="15D623CC" w:rsidR="007B6A64" w:rsidRDefault="00000000">
      <w:pPr>
        <w:spacing w:line="360" w:lineRule="auto"/>
        <w:jc w:val="both"/>
        <w:rPr>
          <w:sz w:val="20"/>
          <w:szCs w:val="20"/>
        </w:rPr>
      </w:pPr>
      <w:r>
        <w:rPr>
          <w:sz w:val="20"/>
          <w:szCs w:val="20"/>
        </w:rPr>
        <w:t xml:space="preserve">Finalmente, los insumos dependen del área de alimentación en los que se debe tener por fuente de proteína u otro (cereales, soya) o los de otra área como la de producción agrícola en la cual tendremos como insumo los fertilizantes. Así mismo, habrá otras áreas como producción </w:t>
      </w:r>
      <w:r w:rsidR="005533CC">
        <w:rPr>
          <w:sz w:val="20"/>
          <w:szCs w:val="20"/>
        </w:rPr>
        <w:t>de acuerdo con el</w:t>
      </w:r>
      <w:r>
        <w:rPr>
          <w:sz w:val="20"/>
          <w:szCs w:val="20"/>
        </w:rPr>
        <w:t xml:space="preserve"> tipo de animal. Es importante que los productores </w:t>
      </w:r>
      <w:r w:rsidR="005533CC">
        <w:rPr>
          <w:sz w:val="20"/>
          <w:szCs w:val="20"/>
        </w:rPr>
        <w:t>de acuerdo con</w:t>
      </w:r>
      <w:r>
        <w:rPr>
          <w:sz w:val="20"/>
          <w:szCs w:val="20"/>
        </w:rPr>
        <w:t xml:space="preserve"> la proyección y la utilidad determinen la cantidad y utilidad del insumo.</w:t>
      </w:r>
    </w:p>
    <w:p w14:paraId="000000E4" w14:textId="77777777" w:rsidR="007B6A64" w:rsidRDefault="007B6A64">
      <w:pPr>
        <w:spacing w:line="360" w:lineRule="auto"/>
        <w:jc w:val="both"/>
        <w:rPr>
          <w:b/>
          <w:sz w:val="20"/>
          <w:szCs w:val="20"/>
        </w:rPr>
      </w:pPr>
    </w:p>
    <w:p w14:paraId="000000E5" w14:textId="77777777" w:rsidR="007B6A64" w:rsidRDefault="007B6A64">
      <w:pPr>
        <w:spacing w:line="360" w:lineRule="auto"/>
        <w:jc w:val="both"/>
        <w:rPr>
          <w:b/>
          <w:sz w:val="20"/>
          <w:szCs w:val="20"/>
        </w:rPr>
      </w:pPr>
    </w:p>
    <w:p w14:paraId="000000E6" w14:textId="77777777" w:rsidR="007B6A64" w:rsidRDefault="00000000">
      <w:pPr>
        <w:spacing w:line="360" w:lineRule="auto"/>
        <w:jc w:val="both"/>
        <w:rPr>
          <w:b/>
          <w:sz w:val="20"/>
          <w:szCs w:val="20"/>
        </w:rPr>
      </w:pPr>
      <w:r>
        <w:rPr>
          <w:b/>
          <w:sz w:val="20"/>
          <w:szCs w:val="20"/>
        </w:rPr>
        <w:t xml:space="preserve">6. Tratamientos alternativos </w:t>
      </w:r>
    </w:p>
    <w:p w14:paraId="000000E7" w14:textId="77777777" w:rsidR="007B6A64" w:rsidRDefault="007B6A64">
      <w:pPr>
        <w:spacing w:line="360" w:lineRule="auto"/>
        <w:jc w:val="both"/>
        <w:rPr>
          <w:sz w:val="20"/>
          <w:szCs w:val="20"/>
        </w:rPr>
      </w:pPr>
    </w:p>
    <w:p w14:paraId="000000E8" w14:textId="77777777" w:rsidR="007B6A64" w:rsidRDefault="00000000">
      <w:pPr>
        <w:jc w:val="both"/>
        <w:rPr>
          <w:color w:val="000000"/>
          <w:sz w:val="20"/>
          <w:szCs w:val="20"/>
        </w:rPr>
      </w:pPr>
      <w:r>
        <w:rPr>
          <w:color w:val="000000"/>
          <w:sz w:val="20"/>
          <w:szCs w:val="20"/>
        </w:rPr>
        <w:t>Los tratamientos utilizados en las producciones pecuarias son implementados como una alternativa de manejo animal y/o minimizar gastos de producción. Encontrando:</w:t>
      </w:r>
    </w:p>
    <w:p w14:paraId="000000E9" w14:textId="77777777" w:rsidR="007B6A64" w:rsidRDefault="007B6A64">
      <w:pPr>
        <w:jc w:val="both"/>
        <w:rPr>
          <w:color w:val="000000"/>
          <w:sz w:val="20"/>
          <w:szCs w:val="20"/>
        </w:rPr>
      </w:pPr>
    </w:p>
    <w:p w14:paraId="000000EA" w14:textId="77777777" w:rsidR="007B6A64" w:rsidRDefault="00000000">
      <w:pPr>
        <w:numPr>
          <w:ilvl w:val="0"/>
          <w:numId w:val="2"/>
        </w:numPr>
        <w:pBdr>
          <w:top w:val="nil"/>
          <w:left w:val="nil"/>
          <w:bottom w:val="nil"/>
          <w:right w:val="nil"/>
          <w:between w:val="nil"/>
        </w:pBdr>
        <w:jc w:val="both"/>
        <w:rPr>
          <w:color w:val="000000"/>
          <w:sz w:val="20"/>
          <w:szCs w:val="20"/>
        </w:rPr>
      </w:pPr>
      <w:r>
        <w:rPr>
          <w:color w:val="000000"/>
          <w:sz w:val="20"/>
          <w:szCs w:val="20"/>
        </w:rPr>
        <w:t xml:space="preserve">La </w:t>
      </w:r>
      <w:r>
        <w:rPr>
          <w:sz w:val="20"/>
          <w:szCs w:val="20"/>
        </w:rPr>
        <w:t>homeopatía es</w:t>
      </w:r>
      <w:r>
        <w:rPr>
          <w:color w:val="000000"/>
          <w:sz w:val="20"/>
          <w:szCs w:val="20"/>
        </w:rPr>
        <w:t xml:space="preserve"> una medicina alternativa que ha cogido auge en los países desarrollados y ahora es tomado en cuenta por países como Colombia. Es una práctica terapéutica que armoniza algunos extractos de plantas del entorno para sanar el animal.</w:t>
      </w:r>
    </w:p>
    <w:p w14:paraId="000000EB" w14:textId="77777777" w:rsidR="007B6A64" w:rsidRDefault="007B6A64">
      <w:pPr>
        <w:jc w:val="both"/>
        <w:rPr>
          <w:color w:val="000000"/>
          <w:sz w:val="20"/>
          <w:szCs w:val="20"/>
        </w:rPr>
      </w:pPr>
    </w:p>
    <w:p w14:paraId="000000EC" w14:textId="77777777" w:rsidR="007B6A64" w:rsidRDefault="00000000">
      <w:pPr>
        <w:numPr>
          <w:ilvl w:val="0"/>
          <w:numId w:val="2"/>
        </w:numPr>
        <w:pBdr>
          <w:top w:val="nil"/>
          <w:left w:val="nil"/>
          <w:bottom w:val="nil"/>
          <w:right w:val="nil"/>
          <w:between w:val="nil"/>
        </w:pBdr>
        <w:shd w:val="clear" w:color="auto" w:fill="FFFFFF"/>
        <w:jc w:val="both"/>
        <w:rPr>
          <w:color w:val="000000"/>
          <w:sz w:val="20"/>
          <w:szCs w:val="20"/>
        </w:rPr>
      </w:pPr>
      <w:r>
        <w:rPr>
          <w:color w:val="000000"/>
          <w:sz w:val="20"/>
          <w:szCs w:val="20"/>
        </w:rPr>
        <w:t>Otra práctica muy utilizada en producciones intensivas es la musicoterapia, esta busca ocultar sonidos extraños con el fin de evitar estrés por parte de los animales en producción. En las grandes empresas es utilizada para ganaderías de leche y aves de corral.</w:t>
      </w:r>
    </w:p>
    <w:p w14:paraId="000000ED" w14:textId="77777777" w:rsidR="007B6A64" w:rsidRDefault="007B6A64">
      <w:pPr>
        <w:shd w:val="clear" w:color="auto" w:fill="FFFFFF"/>
        <w:rPr>
          <w:color w:val="000000"/>
          <w:sz w:val="20"/>
          <w:szCs w:val="20"/>
        </w:rPr>
      </w:pPr>
    </w:p>
    <w:p w14:paraId="000000EE" w14:textId="77777777" w:rsidR="007B6A64" w:rsidRDefault="00000000">
      <w:pPr>
        <w:numPr>
          <w:ilvl w:val="0"/>
          <w:numId w:val="2"/>
        </w:numPr>
        <w:pBdr>
          <w:top w:val="nil"/>
          <w:left w:val="nil"/>
          <w:bottom w:val="nil"/>
          <w:right w:val="nil"/>
          <w:between w:val="nil"/>
        </w:pBdr>
        <w:shd w:val="clear" w:color="auto" w:fill="FFFFFF"/>
        <w:rPr>
          <w:b/>
          <w:color w:val="000000"/>
          <w:sz w:val="20"/>
          <w:szCs w:val="20"/>
        </w:rPr>
      </w:pPr>
      <w:r>
        <w:rPr>
          <w:color w:val="000000"/>
          <w:sz w:val="20"/>
          <w:szCs w:val="20"/>
        </w:rPr>
        <w:t>De igual manera, la acupuntura es un método que se realiza mediante la utilización de agujas beneficiosas y cuyo objetivo es la postura de agujas en el sitio de la dolencia</w:t>
      </w:r>
    </w:p>
    <w:p w14:paraId="000000EF" w14:textId="77777777" w:rsidR="007B6A64" w:rsidRDefault="007B6A64">
      <w:pPr>
        <w:shd w:val="clear" w:color="auto" w:fill="FFFFFF"/>
        <w:rPr>
          <w:b/>
          <w:color w:val="000000"/>
          <w:sz w:val="20"/>
          <w:szCs w:val="20"/>
        </w:rPr>
      </w:pPr>
    </w:p>
    <w:p w14:paraId="000000F0" w14:textId="77777777" w:rsidR="007B6A64" w:rsidRDefault="00000000">
      <w:pPr>
        <w:numPr>
          <w:ilvl w:val="0"/>
          <w:numId w:val="2"/>
        </w:numPr>
        <w:pBdr>
          <w:top w:val="nil"/>
          <w:left w:val="nil"/>
          <w:bottom w:val="nil"/>
          <w:right w:val="nil"/>
          <w:between w:val="nil"/>
        </w:pBdr>
        <w:shd w:val="clear" w:color="auto" w:fill="FFFFFF"/>
        <w:rPr>
          <w:color w:val="000000"/>
          <w:sz w:val="20"/>
          <w:szCs w:val="20"/>
        </w:rPr>
      </w:pPr>
      <w:r>
        <w:rPr>
          <w:color w:val="000000"/>
          <w:sz w:val="20"/>
          <w:szCs w:val="20"/>
        </w:rPr>
        <w:t xml:space="preserve">Finalmente, la cromoterapia es una técnica de observación de colores el cual busca una armonía del animal. </w:t>
      </w:r>
    </w:p>
    <w:p w14:paraId="000000F1" w14:textId="77777777" w:rsidR="007B6A64" w:rsidRDefault="007B6A64">
      <w:pPr>
        <w:shd w:val="clear" w:color="auto" w:fill="FFFFFF"/>
        <w:rPr>
          <w:color w:val="000000"/>
          <w:sz w:val="20"/>
          <w:szCs w:val="20"/>
        </w:rPr>
      </w:pPr>
    </w:p>
    <w:p w14:paraId="000000F2" w14:textId="77777777" w:rsidR="007B6A64" w:rsidRDefault="00000000">
      <w:pPr>
        <w:shd w:val="clear" w:color="auto" w:fill="FFFFFF"/>
        <w:rPr>
          <w:color w:val="000000"/>
          <w:sz w:val="20"/>
          <w:szCs w:val="20"/>
        </w:rPr>
      </w:pPr>
      <w:r>
        <w:rPr>
          <w:color w:val="000000"/>
          <w:sz w:val="20"/>
          <w:szCs w:val="20"/>
        </w:rPr>
        <w:t>Veamos una breve representación al respecto:</w:t>
      </w:r>
    </w:p>
    <w:p w14:paraId="000000F3" w14:textId="77777777" w:rsidR="007B6A64" w:rsidRDefault="007B6A64">
      <w:pPr>
        <w:shd w:val="clear" w:color="auto" w:fill="FFFFFF"/>
        <w:rPr>
          <w:color w:val="000000"/>
          <w:sz w:val="20"/>
          <w:szCs w:val="20"/>
        </w:rPr>
      </w:pPr>
    </w:p>
    <w:p w14:paraId="000000F4" w14:textId="77777777" w:rsidR="007B6A64" w:rsidRDefault="00000000">
      <w:pPr>
        <w:shd w:val="clear" w:color="auto" w:fill="FFFFFF"/>
        <w:ind w:left="2125"/>
        <w:rPr>
          <w:b/>
          <w:color w:val="000000"/>
          <w:sz w:val="20"/>
          <w:szCs w:val="20"/>
        </w:rPr>
      </w:pPr>
      <w:sdt>
        <w:sdtPr>
          <w:tag w:val="goog_rdk_18"/>
          <w:id w:val="-444070221"/>
        </w:sdtPr>
        <w:sdtContent>
          <w:commentRangeStart w:id="21"/>
        </w:sdtContent>
      </w:sdt>
      <w:r>
        <w:rPr>
          <w:b/>
          <w:color w:val="000000"/>
          <w:sz w:val="20"/>
          <w:szCs w:val="20"/>
        </w:rPr>
        <w:t xml:space="preserve">Figura 4 </w:t>
      </w:r>
    </w:p>
    <w:p w14:paraId="000000F5" w14:textId="77777777" w:rsidR="007B6A64" w:rsidRDefault="00000000">
      <w:pPr>
        <w:shd w:val="clear" w:color="auto" w:fill="FFFFFF"/>
        <w:ind w:left="2125"/>
        <w:rPr>
          <w:i/>
          <w:color w:val="000000"/>
          <w:sz w:val="20"/>
          <w:szCs w:val="20"/>
        </w:rPr>
      </w:pPr>
      <w:r>
        <w:rPr>
          <w:i/>
          <w:color w:val="000000"/>
          <w:sz w:val="20"/>
          <w:szCs w:val="20"/>
        </w:rPr>
        <w:t xml:space="preserve">Tratamientos </w:t>
      </w:r>
      <w:r>
        <w:rPr>
          <w:i/>
          <w:sz w:val="20"/>
          <w:szCs w:val="20"/>
        </w:rPr>
        <w:t>alternativos de producción</w:t>
      </w:r>
      <w:r>
        <w:rPr>
          <w:i/>
          <w:color w:val="000000"/>
          <w:sz w:val="20"/>
          <w:szCs w:val="20"/>
        </w:rPr>
        <w:t xml:space="preserve"> pecuaria </w:t>
      </w:r>
      <w:commentRangeEnd w:id="21"/>
      <w:r>
        <w:commentReference w:id="21"/>
      </w:r>
    </w:p>
    <w:p w14:paraId="000000F6" w14:textId="77777777" w:rsidR="007B6A64" w:rsidRDefault="00000000">
      <w:pPr>
        <w:shd w:val="clear" w:color="auto" w:fill="FFFFFF"/>
        <w:jc w:val="center"/>
        <w:rPr>
          <w:color w:val="000000"/>
          <w:sz w:val="20"/>
          <w:szCs w:val="20"/>
        </w:rPr>
      </w:pPr>
      <w:r>
        <w:rPr>
          <w:noProof/>
        </w:rPr>
        <w:lastRenderedPageBreak/>
        <w:drawing>
          <wp:inline distT="0" distB="0" distL="0" distR="0" wp14:anchorId="00C01C34" wp14:editId="2BB3EDEB">
            <wp:extent cx="3781425" cy="4019550"/>
            <wp:effectExtent l="0" t="0" r="0" b="0"/>
            <wp:docPr id="399" name="image10.png" descr="La imagen muestra los tratamientos alternativos de producción pecuaria que son ; homeopatía, acupuntura, musicoterapia, cromoterapia."/>
            <wp:cNvGraphicFramePr/>
            <a:graphic xmlns:a="http://schemas.openxmlformats.org/drawingml/2006/main">
              <a:graphicData uri="http://schemas.openxmlformats.org/drawingml/2006/picture">
                <pic:pic xmlns:pic="http://schemas.openxmlformats.org/drawingml/2006/picture">
                  <pic:nvPicPr>
                    <pic:cNvPr id="399" name="image10.png" descr="La imagen muestra los tratamientos alternativos de producción pecuaria que son ; homeopatía, acupuntura, musicoterapia, cromoterapia."/>
                    <pic:cNvPicPr preferRelativeResize="0"/>
                  </pic:nvPicPr>
                  <pic:blipFill>
                    <a:blip r:embed="rId25"/>
                    <a:srcRect/>
                    <a:stretch>
                      <a:fillRect/>
                    </a:stretch>
                  </pic:blipFill>
                  <pic:spPr>
                    <a:xfrm>
                      <a:off x="0" y="0"/>
                      <a:ext cx="3781425" cy="4019550"/>
                    </a:xfrm>
                    <a:prstGeom prst="rect">
                      <a:avLst/>
                    </a:prstGeom>
                    <a:ln/>
                  </pic:spPr>
                </pic:pic>
              </a:graphicData>
            </a:graphic>
          </wp:inline>
        </w:drawing>
      </w:r>
    </w:p>
    <w:p w14:paraId="000000F7" w14:textId="77777777" w:rsidR="007B6A64" w:rsidRDefault="00000000">
      <w:pPr>
        <w:shd w:val="clear" w:color="auto" w:fill="FFFFFF"/>
        <w:rPr>
          <w:color w:val="000000"/>
          <w:sz w:val="20"/>
          <w:szCs w:val="20"/>
        </w:rPr>
      </w:pPr>
      <w:r>
        <w:rPr>
          <w:color w:val="000000"/>
          <w:sz w:val="20"/>
          <w:szCs w:val="20"/>
        </w:rPr>
        <w:t>Nota. Son tratamientos utilizados para animales más felices y más sano que conllevan a una mejor producción.</w:t>
      </w:r>
    </w:p>
    <w:p w14:paraId="000000F8" w14:textId="77777777" w:rsidR="007B6A64" w:rsidRDefault="007B6A64">
      <w:pPr>
        <w:spacing w:line="360" w:lineRule="auto"/>
        <w:jc w:val="both"/>
        <w:rPr>
          <w:b/>
          <w:sz w:val="20"/>
          <w:szCs w:val="20"/>
        </w:rPr>
      </w:pPr>
    </w:p>
    <w:p w14:paraId="000000F9" w14:textId="77777777" w:rsidR="007B6A64" w:rsidRDefault="00000000">
      <w:pPr>
        <w:spacing w:line="360" w:lineRule="auto"/>
        <w:jc w:val="both"/>
        <w:rPr>
          <w:b/>
          <w:sz w:val="20"/>
          <w:szCs w:val="20"/>
        </w:rPr>
      </w:pPr>
      <w:r>
        <w:rPr>
          <w:b/>
          <w:sz w:val="20"/>
          <w:szCs w:val="20"/>
        </w:rPr>
        <w:t xml:space="preserve">7. Registros </w:t>
      </w:r>
      <w:sdt>
        <w:sdtPr>
          <w:tag w:val="goog_rdk_19"/>
          <w:id w:val="-1959247937"/>
        </w:sdtPr>
        <w:sdtContent>
          <w:commentRangeStart w:id="22"/>
        </w:sdtContent>
      </w:sdt>
    </w:p>
    <w:commentRangeEnd w:id="22"/>
    <w:p w14:paraId="000000FA" w14:textId="77777777" w:rsidR="007B6A64" w:rsidRDefault="00000000">
      <w:pPr>
        <w:spacing w:line="360" w:lineRule="auto"/>
        <w:jc w:val="both"/>
        <w:rPr>
          <w:sz w:val="20"/>
          <w:szCs w:val="20"/>
        </w:rPr>
      </w:pPr>
      <w:r>
        <w:commentReference w:id="22"/>
      </w:r>
      <w:r>
        <w:rPr>
          <w:noProof/>
        </w:rPr>
        <w:drawing>
          <wp:anchor distT="0" distB="0" distL="114300" distR="114300" simplePos="0" relativeHeight="251667456" behindDoc="0" locked="0" layoutInCell="1" hidden="0" allowOverlap="1" wp14:anchorId="4B5B2E7A" wp14:editId="0412DE15">
            <wp:simplePos x="0" y="0"/>
            <wp:positionH relativeFrom="column">
              <wp:posOffset>4322445</wp:posOffset>
            </wp:positionH>
            <wp:positionV relativeFrom="paragraph">
              <wp:posOffset>215265</wp:posOffset>
            </wp:positionV>
            <wp:extent cx="2009775" cy="1340485"/>
            <wp:effectExtent l="0" t="0" r="0" b="0"/>
            <wp:wrapSquare wrapText="bothSides" distT="0" distB="0" distL="114300" distR="114300"/>
            <wp:docPr id="389" name="image2.jpg" descr="rancher in plaid shirt writing on clipboard near cowshed on farm"/>
            <wp:cNvGraphicFramePr/>
            <a:graphic xmlns:a="http://schemas.openxmlformats.org/drawingml/2006/main">
              <a:graphicData uri="http://schemas.openxmlformats.org/drawingml/2006/picture">
                <pic:pic xmlns:pic="http://schemas.openxmlformats.org/drawingml/2006/picture">
                  <pic:nvPicPr>
                    <pic:cNvPr id="0" name="image2.jpg" descr="rancher in plaid shirt writing on clipboard near cowshed on farm"/>
                    <pic:cNvPicPr preferRelativeResize="0"/>
                  </pic:nvPicPr>
                  <pic:blipFill>
                    <a:blip r:embed="rId26"/>
                    <a:srcRect/>
                    <a:stretch>
                      <a:fillRect/>
                    </a:stretch>
                  </pic:blipFill>
                  <pic:spPr>
                    <a:xfrm>
                      <a:off x="0" y="0"/>
                      <a:ext cx="2009775" cy="1340485"/>
                    </a:xfrm>
                    <a:prstGeom prst="rect">
                      <a:avLst/>
                    </a:prstGeom>
                    <a:ln/>
                  </pic:spPr>
                </pic:pic>
              </a:graphicData>
            </a:graphic>
          </wp:anchor>
        </w:drawing>
      </w:r>
    </w:p>
    <w:p w14:paraId="000000FB" w14:textId="77777777" w:rsidR="007B6A64" w:rsidRDefault="00000000">
      <w:pPr>
        <w:spacing w:line="360" w:lineRule="auto"/>
        <w:jc w:val="both"/>
        <w:rPr>
          <w:sz w:val="20"/>
          <w:szCs w:val="20"/>
        </w:rPr>
      </w:pPr>
      <w:r>
        <w:rPr>
          <w:sz w:val="20"/>
          <w:szCs w:val="20"/>
        </w:rPr>
        <w:t>Son un documento que determina una actividad específica y propia de una empresa o establecimiento el registro, en cual se documenta en un archivo la trazabilidad del manejo animal. Este debe ir con unos parámetros de información de importancia para la empresa que se mencionan a continuación:</w:t>
      </w:r>
    </w:p>
    <w:p w14:paraId="000000FC" w14:textId="77777777" w:rsidR="007B6A64" w:rsidRDefault="00000000">
      <w:pPr>
        <w:numPr>
          <w:ilvl w:val="0"/>
          <w:numId w:val="4"/>
        </w:numPr>
        <w:shd w:val="clear" w:color="auto" w:fill="FFFFFF"/>
        <w:spacing w:after="60" w:line="240" w:lineRule="auto"/>
        <w:rPr>
          <w:color w:val="202124"/>
          <w:sz w:val="20"/>
          <w:szCs w:val="20"/>
        </w:rPr>
      </w:pPr>
      <w:r>
        <w:rPr>
          <w:color w:val="202124"/>
          <w:sz w:val="20"/>
          <w:szCs w:val="20"/>
        </w:rPr>
        <w:t>Logo de la empresa.</w:t>
      </w:r>
    </w:p>
    <w:p w14:paraId="000000FD" w14:textId="77777777" w:rsidR="007B6A64" w:rsidRDefault="00000000">
      <w:pPr>
        <w:numPr>
          <w:ilvl w:val="0"/>
          <w:numId w:val="4"/>
        </w:numPr>
        <w:shd w:val="clear" w:color="auto" w:fill="FFFFFF"/>
        <w:spacing w:after="60" w:line="240" w:lineRule="auto"/>
        <w:rPr>
          <w:color w:val="202124"/>
          <w:sz w:val="20"/>
          <w:szCs w:val="20"/>
        </w:rPr>
      </w:pPr>
      <w:r>
        <w:rPr>
          <w:color w:val="202124"/>
          <w:sz w:val="20"/>
          <w:szCs w:val="20"/>
        </w:rPr>
        <w:t>Razón social.</w:t>
      </w:r>
    </w:p>
    <w:p w14:paraId="000000FE" w14:textId="77777777" w:rsidR="007B6A64" w:rsidRDefault="00000000">
      <w:pPr>
        <w:numPr>
          <w:ilvl w:val="0"/>
          <w:numId w:val="4"/>
        </w:numPr>
        <w:shd w:val="clear" w:color="auto" w:fill="FFFFFF"/>
        <w:spacing w:after="60" w:line="240" w:lineRule="auto"/>
        <w:rPr>
          <w:color w:val="202124"/>
          <w:sz w:val="20"/>
          <w:szCs w:val="20"/>
        </w:rPr>
      </w:pPr>
      <w:r>
        <w:rPr>
          <w:color w:val="202124"/>
          <w:sz w:val="20"/>
          <w:szCs w:val="20"/>
        </w:rPr>
        <w:t>Nombre del registro.</w:t>
      </w:r>
    </w:p>
    <w:p w14:paraId="000000FF" w14:textId="77777777" w:rsidR="007B6A64" w:rsidRDefault="00000000">
      <w:pPr>
        <w:numPr>
          <w:ilvl w:val="0"/>
          <w:numId w:val="4"/>
        </w:numPr>
        <w:shd w:val="clear" w:color="auto" w:fill="FFFFFF"/>
        <w:spacing w:after="60" w:line="240" w:lineRule="auto"/>
        <w:rPr>
          <w:color w:val="202124"/>
          <w:sz w:val="20"/>
          <w:szCs w:val="20"/>
        </w:rPr>
      </w:pPr>
      <w:r>
        <w:rPr>
          <w:color w:val="202124"/>
          <w:sz w:val="20"/>
          <w:szCs w:val="20"/>
        </w:rPr>
        <w:t xml:space="preserve">Realizado por </w:t>
      </w:r>
    </w:p>
    <w:p w14:paraId="00000100" w14:textId="77777777" w:rsidR="007B6A64" w:rsidRDefault="00000000">
      <w:pPr>
        <w:numPr>
          <w:ilvl w:val="0"/>
          <w:numId w:val="4"/>
        </w:numPr>
        <w:shd w:val="clear" w:color="auto" w:fill="FFFFFF"/>
        <w:spacing w:after="60" w:line="240" w:lineRule="auto"/>
        <w:rPr>
          <w:color w:val="202124"/>
          <w:sz w:val="20"/>
          <w:szCs w:val="20"/>
        </w:rPr>
      </w:pPr>
      <w:r>
        <w:rPr>
          <w:color w:val="202124"/>
          <w:sz w:val="20"/>
          <w:szCs w:val="20"/>
        </w:rPr>
        <w:t>Fecha de Diligenciamiento.</w:t>
      </w:r>
    </w:p>
    <w:p w14:paraId="00000101" w14:textId="77777777" w:rsidR="007B6A64" w:rsidRDefault="00000000">
      <w:pPr>
        <w:numPr>
          <w:ilvl w:val="0"/>
          <w:numId w:val="4"/>
        </w:numPr>
        <w:shd w:val="clear" w:color="auto" w:fill="FFFFFF"/>
        <w:spacing w:after="60" w:line="240" w:lineRule="auto"/>
        <w:rPr>
          <w:color w:val="202124"/>
          <w:sz w:val="20"/>
          <w:szCs w:val="20"/>
        </w:rPr>
      </w:pPr>
      <w:r>
        <w:rPr>
          <w:color w:val="202124"/>
          <w:sz w:val="20"/>
          <w:szCs w:val="20"/>
        </w:rPr>
        <w:t>Aprobado.</w:t>
      </w:r>
    </w:p>
    <w:p w14:paraId="00000102" w14:textId="77777777" w:rsidR="007B6A64" w:rsidRDefault="00000000">
      <w:pPr>
        <w:numPr>
          <w:ilvl w:val="0"/>
          <w:numId w:val="4"/>
        </w:numPr>
        <w:shd w:val="clear" w:color="auto" w:fill="FFFFFF"/>
        <w:spacing w:after="60" w:line="240" w:lineRule="auto"/>
        <w:rPr>
          <w:color w:val="202124"/>
          <w:sz w:val="20"/>
          <w:szCs w:val="20"/>
        </w:rPr>
      </w:pPr>
      <w:r>
        <w:rPr>
          <w:color w:val="202124"/>
          <w:sz w:val="20"/>
          <w:szCs w:val="20"/>
        </w:rPr>
        <w:t>Fecha de aprobación.</w:t>
      </w:r>
    </w:p>
    <w:p w14:paraId="00000103" w14:textId="77777777" w:rsidR="007B6A64" w:rsidRDefault="00000000">
      <w:pPr>
        <w:numPr>
          <w:ilvl w:val="0"/>
          <w:numId w:val="4"/>
        </w:numPr>
        <w:shd w:val="clear" w:color="auto" w:fill="FFFFFF"/>
        <w:spacing w:after="60" w:line="240" w:lineRule="auto"/>
        <w:rPr>
          <w:color w:val="202124"/>
          <w:sz w:val="20"/>
          <w:szCs w:val="20"/>
        </w:rPr>
      </w:pPr>
      <w:r>
        <w:rPr>
          <w:color w:val="202124"/>
          <w:sz w:val="20"/>
          <w:szCs w:val="20"/>
        </w:rPr>
        <w:t>Aspectos a registrar (actividad)</w:t>
      </w:r>
    </w:p>
    <w:p w14:paraId="00000104" w14:textId="77777777" w:rsidR="007B6A64" w:rsidRDefault="00000000">
      <w:pPr>
        <w:numPr>
          <w:ilvl w:val="0"/>
          <w:numId w:val="4"/>
        </w:numPr>
        <w:shd w:val="clear" w:color="auto" w:fill="FFFFFF"/>
        <w:spacing w:after="60" w:line="240" w:lineRule="auto"/>
        <w:rPr>
          <w:color w:val="202124"/>
          <w:sz w:val="20"/>
          <w:szCs w:val="20"/>
        </w:rPr>
      </w:pPr>
      <w:r>
        <w:rPr>
          <w:color w:val="202124"/>
          <w:sz w:val="20"/>
          <w:szCs w:val="20"/>
        </w:rPr>
        <w:t>Aspectos adicionales u observaciones.</w:t>
      </w:r>
    </w:p>
    <w:p w14:paraId="00000105" w14:textId="77777777" w:rsidR="007B6A64" w:rsidRDefault="007B6A64">
      <w:pPr>
        <w:spacing w:line="360" w:lineRule="auto"/>
        <w:jc w:val="both"/>
        <w:rPr>
          <w:sz w:val="20"/>
          <w:szCs w:val="20"/>
        </w:rPr>
      </w:pPr>
    </w:p>
    <w:p w14:paraId="00000106" w14:textId="77777777" w:rsidR="007B6A64" w:rsidRDefault="00000000">
      <w:pPr>
        <w:spacing w:line="360" w:lineRule="auto"/>
        <w:jc w:val="both"/>
        <w:rPr>
          <w:sz w:val="20"/>
          <w:szCs w:val="20"/>
        </w:rPr>
      </w:pPr>
      <w:r>
        <w:rPr>
          <w:sz w:val="20"/>
          <w:szCs w:val="20"/>
        </w:rPr>
        <w:lastRenderedPageBreak/>
        <w:t xml:space="preserve">El manejo de registros es una herramienta útil e indispensable que genera en la empresa ganadera un soporte financiero y rentable, además de crear un archivo que permite ver cómo avanzan las labores económicas y productivas. </w:t>
      </w:r>
    </w:p>
    <w:p w14:paraId="00000107" w14:textId="77777777" w:rsidR="007B6A64" w:rsidRDefault="007B6A64">
      <w:pPr>
        <w:spacing w:line="360" w:lineRule="auto"/>
        <w:jc w:val="both"/>
        <w:rPr>
          <w:sz w:val="20"/>
          <w:szCs w:val="20"/>
        </w:rPr>
      </w:pPr>
    </w:p>
    <w:p w14:paraId="00000108" w14:textId="77777777" w:rsidR="007B6A64" w:rsidRDefault="00000000">
      <w:pPr>
        <w:spacing w:line="360" w:lineRule="auto"/>
        <w:jc w:val="both"/>
        <w:rPr>
          <w:sz w:val="20"/>
          <w:szCs w:val="20"/>
        </w:rPr>
      </w:pPr>
      <w:r>
        <w:rPr>
          <w:sz w:val="20"/>
          <w:szCs w:val="20"/>
        </w:rPr>
        <w:t>Dado lo anterior, puede crear u obtener algunos formatos para registro basados de acuerdo a las necesidades e igualmente tener claridad que en Colombia el Instituto Colombiano Agropecuario – ICA enuncian algunos de acuerdos de acuerdo al manejo pecuario:</w:t>
      </w:r>
    </w:p>
    <w:p w14:paraId="00000109" w14:textId="77777777" w:rsidR="007B6A64" w:rsidRDefault="007B6A64">
      <w:pPr>
        <w:spacing w:line="360" w:lineRule="auto"/>
        <w:jc w:val="both"/>
        <w:rPr>
          <w:sz w:val="20"/>
          <w:szCs w:val="20"/>
        </w:rPr>
      </w:pPr>
    </w:p>
    <w:p w14:paraId="0000010A" w14:textId="77777777" w:rsidR="007B6A64" w:rsidRDefault="00000000">
      <w:pPr>
        <w:numPr>
          <w:ilvl w:val="0"/>
          <w:numId w:val="5"/>
        </w:numPr>
        <w:pBdr>
          <w:top w:val="nil"/>
          <w:left w:val="nil"/>
          <w:bottom w:val="nil"/>
          <w:right w:val="nil"/>
          <w:between w:val="nil"/>
        </w:pBdr>
        <w:spacing w:line="360" w:lineRule="auto"/>
        <w:jc w:val="both"/>
        <w:rPr>
          <w:color w:val="000000"/>
          <w:sz w:val="20"/>
          <w:szCs w:val="20"/>
        </w:rPr>
      </w:pPr>
      <w:r>
        <w:rPr>
          <w:color w:val="000000"/>
          <w:sz w:val="20"/>
          <w:szCs w:val="20"/>
        </w:rPr>
        <w:t>Registro de ingreso de personas y vehículos.</w:t>
      </w:r>
    </w:p>
    <w:p w14:paraId="0000010B" w14:textId="77777777" w:rsidR="007B6A64" w:rsidRDefault="00000000">
      <w:pPr>
        <w:numPr>
          <w:ilvl w:val="0"/>
          <w:numId w:val="5"/>
        </w:numPr>
        <w:pBdr>
          <w:top w:val="nil"/>
          <w:left w:val="nil"/>
          <w:bottom w:val="nil"/>
          <w:right w:val="nil"/>
          <w:between w:val="nil"/>
        </w:pBdr>
        <w:spacing w:line="360" w:lineRule="auto"/>
        <w:jc w:val="both"/>
        <w:rPr>
          <w:color w:val="000000"/>
          <w:sz w:val="20"/>
          <w:szCs w:val="20"/>
        </w:rPr>
      </w:pPr>
      <w:r>
        <w:rPr>
          <w:color w:val="000000"/>
          <w:sz w:val="20"/>
          <w:szCs w:val="20"/>
        </w:rPr>
        <w:t xml:space="preserve">Registro Sanitario de Predio Pecuario –RSPP- o Inscripción Sanitaria de Predio Pecuario –ISPP. (ICA) </w:t>
      </w:r>
    </w:p>
    <w:p w14:paraId="0000010C" w14:textId="77777777" w:rsidR="007B6A64" w:rsidRDefault="00000000">
      <w:pPr>
        <w:numPr>
          <w:ilvl w:val="0"/>
          <w:numId w:val="5"/>
        </w:numPr>
        <w:pBdr>
          <w:top w:val="nil"/>
          <w:left w:val="nil"/>
          <w:bottom w:val="nil"/>
          <w:right w:val="nil"/>
          <w:between w:val="nil"/>
        </w:pBdr>
        <w:spacing w:line="360" w:lineRule="auto"/>
        <w:jc w:val="both"/>
        <w:rPr>
          <w:color w:val="000000"/>
          <w:sz w:val="20"/>
          <w:szCs w:val="20"/>
        </w:rPr>
      </w:pPr>
      <w:r>
        <w:rPr>
          <w:color w:val="000000"/>
          <w:sz w:val="20"/>
          <w:szCs w:val="20"/>
        </w:rPr>
        <w:t>Registro de temperatura de biológicos.</w:t>
      </w:r>
    </w:p>
    <w:p w14:paraId="0000010D" w14:textId="77777777" w:rsidR="007B6A64" w:rsidRDefault="00000000">
      <w:pPr>
        <w:numPr>
          <w:ilvl w:val="0"/>
          <w:numId w:val="5"/>
        </w:numPr>
        <w:pBdr>
          <w:top w:val="nil"/>
          <w:left w:val="nil"/>
          <w:bottom w:val="nil"/>
          <w:right w:val="nil"/>
          <w:between w:val="nil"/>
        </w:pBdr>
        <w:spacing w:line="360" w:lineRule="auto"/>
        <w:jc w:val="both"/>
        <w:rPr>
          <w:color w:val="000000"/>
          <w:sz w:val="20"/>
          <w:szCs w:val="20"/>
        </w:rPr>
      </w:pPr>
      <w:r>
        <w:rPr>
          <w:color w:val="000000"/>
          <w:sz w:val="20"/>
          <w:szCs w:val="20"/>
        </w:rPr>
        <w:t xml:space="preserve">Registro de </w:t>
      </w:r>
      <w:r>
        <w:rPr>
          <w:sz w:val="20"/>
          <w:szCs w:val="20"/>
        </w:rPr>
        <w:t>tratamientos</w:t>
      </w:r>
      <w:r>
        <w:rPr>
          <w:color w:val="000000"/>
          <w:sz w:val="20"/>
          <w:szCs w:val="20"/>
        </w:rPr>
        <w:t xml:space="preserve"> veterinarios.</w:t>
      </w:r>
    </w:p>
    <w:p w14:paraId="0000010E" w14:textId="77777777" w:rsidR="007B6A64" w:rsidRDefault="00000000">
      <w:pPr>
        <w:numPr>
          <w:ilvl w:val="0"/>
          <w:numId w:val="5"/>
        </w:numPr>
        <w:pBdr>
          <w:top w:val="nil"/>
          <w:left w:val="nil"/>
          <w:bottom w:val="nil"/>
          <w:right w:val="nil"/>
          <w:between w:val="nil"/>
        </w:pBdr>
        <w:spacing w:line="360" w:lineRule="auto"/>
        <w:jc w:val="both"/>
        <w:rPr>
          <w:color w:val="000000"/>
          <w:sz w:val="20"/>
          <w:szCs w:val="20"/>
        </w:rPr>
      </w:pPr>
      <w:r>
        <w:rPr>
          <w:color w:val="000000"/>
          <w:sz w:val="20"/>
          <w:szCs w:val="20"/>
        </w:rPr>
        <w:t>Registro de uso de medicamentos por animal.</w:t>
      </w:r>
    </w:p>
    <w:p w14:paraId="0000010F" w14:textId="77777777" w:rsidR="007B6A64" w:rsidRDefault="00000000">
      <w:pPr>
        <w:numPr>
          <w:ilvl w:val="0"/>
          <w:numId w:val="5"/>
        </w:numPr>
        <w:pBdr>
          <w:top w:val="nil"/>
          <w:left w:val="nil"/>
          <w:bottom w:val="nil"/>
          <w:right w:val="nil"/>
          <w:between w:val="nil"/>
        </w:pBdr>
        <w:spacing w:line="360" w:lineRule="auto"/>
        <w:jc w:val="both"/>
        <w:rPr>
          <w:color w:val="000000"/>
          <w:sz w:val="20"/>
          <w:szCs w:val="20"/>
        </w:rPr>
      </w:pPr>
      <w:r>
        <w:rPr>
          <w:color w:val="000000"/>
          <w:sz w:val="20"/>
          <w:szCs w:val="20"/>
        </w:rPr>
        <w:t>Registro de la rotación de animales en potreros y la utilización de plaguicidas y fertilizantes.</w:t>
      </w:r>
    </w:p>
    <w:p w14:paraId="00000110" w14:textId="77777777" w:rsidR="007B6A64" w:rsidRDefault="007B6A64">
      <w:pPr>
        <w:pBdr>
          <w:top w:val="nil"/>
          <w:left w:val="nil"/>
          <w:bottom w:val="nil"/>
          <w:right w:val="nil"/>
          <w:between w:val="nil"/>
        </w:pBdr>
        <w:spacing w:line="360" w:lineRule="auto"/>
        <w:ind w:left="720"/>
        <w:jc w:val="both"/>
        <w:rPr>
          <w:color w:val="000000"/>
          <w:sz w:val="20"/>
          <w:szCs w:val="20"/>
        </w:rPr>
      </w:pPr>
    </w:p>
    <w:p w14:paraId="00000111" w14:textId="77777777" w:rsidR="007B6A64" w:rsidRDefault="00000000">
      <w:pPr>
        <w:spacing w:line="360" w:lineRule="auto"/>
        <w:jc w:val="both"/>
        <w:rPr>
          <w:b/>
          <w:sz w:val="20"/>
          <w:szCs w:val="20"/>
        </w:rPr>
      </w:pPr>
      <w:r>
        <w:rPr>
          <w:b/>
          <w:sz w:val="20"/>
          <w:szCs w:val="20"/>
        </w:rPr>
        <w:t xml:space="preserve">7.1. Indicadores de bienestar animal </w:t>
      </w:r>
    </w:p>
    <w:p w14:paraId="00000112" w14:textId="77777777" w:rsidR="007B6A64" w:rsidRDefault="007B6A64">
      <w:pPr>
        <w:spacing w:line="360" w:lineRule="auto"/>
        <w:jc w:val="both"/>
        <w:rPr>
          <w:b/>
          <w:sz w:val="20"/>
          <w:szCs w:val="20"/>
        </w:rPr>
      </w:pPr>
    </w:p>
    <w:p w14:paraId="00000113" w14:textId="77777777" w:rsidR="007B6A64" w:rsidRDefault="00000000">
      <w:pPr>
        <w:spacing w:line="360" w:lineRule="auto"/>
        <w:jc w:val="both"/>
        <w:rPr>
          <w:sz w:val="20"/>
          <w:szCs w:val="20"/>
        </w:rPr>
      </w:pPr>
      <w:r>
        <w:rPr>
          <w:sz w:val="20"/>
          <w:szCs w:val="20"/>
        </w:rPr>
        <w:t>Los indicadores de bienestar son todas las características observables o medibles que se relacionan con el aspecto de los animales de los cuales se puede nombrar la condición corporal, expresión facial y postura. Podremos el indicador en aspectos ambientales los cuales no se pueden medir en los animales sino en el entorno de la producción y un ejemplo son los diseños de las instalaciones con provisiones del agua y el otro indicador en la característica del animal sobre su apariencia, salud y las constantes fisiológicas. Detallemos a continuación los indicadores:</w:t>
      </w:r>
    </w:p>
    <w:p w14:paraId="00000114" w14:textId="77777777" w:rsidR="007B6A64" w:rsidRDefault="007B6A64">
      <w:pPr>
        <w:spacing w:line="360" w:lineRule="auto"/>
        <w:jc w:val="both"/>
        <w:rPr>
          <w:sz w:val="20"/>
          <w:szCs w:val="20"/>
        </w:rPr>
      </w:pPr>
    </w:p>
    <w:p w14:paraId="00000115" w14:textId="77777777" w:rsidR="007B6A64" w:rsidRDefault="007B6A64">
      <w:pPr>
        <w:spacing w:line="360" w:lineRule="auto"/>
        <w:jc w:val="both"/>
        <w:rPr>
          <w:sz w:val="20"/>
          <w:szCs w:val="20"/>
        </w:rPr>
      </w:pPr>
    </w:p>
    <w:p w14:paraId="00000116" w14:textId="77777777" w:rsidR="007B6A64" w:rsidRDefault="007B6A64">
      <w:pPr>
        <w:spacing w:line="360" w:lineRule="auto"/>
        <w:jc w:val="both"/>
        <w:rPr>
          <w:sz w:val="20"/>
          <w:szCs w:val="20"/>
        </w:rPr>
      </w:pPr>
    </w:p>
    <w:p w14:paraId="00000117" w14:textId="77777777" w:rsidR="007B6A64" w:rsidRDefault="007B6A64">
      <w:pPr>
        <w:spacing w:line="360" w:lineRule="auto"/>
        <w:jc w:val="both"/>
        <w:rPr>
          <w:sz w:val="20"/>
          <w:szCs w:val="20"/>
        </w:rPr>
      </w:pPr>
    </w:p>
    <w:p w14:paraId="00000118" w14:textId="77777777" w:rsidR="007B6A64" w:rsidRDefault="007B6A64">
      <w:pPr>
        <w:spacing w:line="360" w:lineRule="auto"/>
        <w:jc w:val="both"/>
        <w:rPr>
          <w:sz w:val="20"/>
          <w:szCs w:val="20"/>
        </w:rPr>
      </w:pPr>
    </w:p>
    <w:p w14:paraId="00000119" w14:textId="77777777" w:rsidR="007B6A64" w:rsidRDefault="007B6A64">
      <w:pPr>
        <w:spacing w:line="360" w:lineRule="auto"/>
        <w:jc w:val="both"/>
        <w:rPr>
          <w:sz w:val="20"/>
          <w:szCs w:val="20"/>
        </w:rPr>
      </w:pPr>
    </w:p>
    <w:p w14:paraId="0000011A" w14:textId="77777777" w:rsidR="007B6A64" w:rsidRDefault="007B6A64">
      <w:pPr>
        <w:spacing w:line="360" w:lineRule="auto"/>
        <w:jc w:val="both"/>
        <w:rPr>
          <w:sz w:val="20"/>
          <w:szCs w:val="20"/>
        </w:rPr>
      </w:pPr>
    </w:p>
    <w:p w14:paraId="0000011B" w14:textId="77777777" w:rsidR="007B6A64" w:rsidRDefault="007B6A64">
      <w:pPr>
        <w:spacing w:line="360" w:lineRule="auto"/>
        <w:jc w:val="both"/>
        <w:rPr>
          <w:sz w:val="20"/>
          <w:szCs w:val="20"/>
        </w:rPr>
      </w:pPr>
    </w:p>
    <w:p w14:paraId="0000011C" w14:textId="77777777" w:rsidR="007B6A64" w:rsidRDefault="007B6A64">
      <w:pPr>
        <w:spacing w:line="360" w:lineRule="auto"/>
        <w:jc w:val="both"/>
        <w:rPr>
          <w:sz w:val="20"/>
          <w:szCs w:val="20"/>
        </w:rPr>
      </w:pPr>
    </w:p>
    <w:p w14:paraId="0000011D" w14:textId="77777777" w:rsidR="007B6A64" w:rsidRDefault="007B6A64">
      <w:pPr>
        <w:spacing w:line="360" w:lineRule="auto"/>
        <w:jc w:val="both"/>
        <w:rPr>
          <w:sz w:val="20"/>
          <w:szCs w:val="20"/>
        </w:rPr>
      </w:pPr>
    </w:p>
    <w:p w14:paraId="0000011E" w14:textId="77777777" w:rsidR="007B6A64" w:rsidRDefault="007B6A64">
      <w:pPr>
        <w:spacing w:line="360" w:lineRule="auto"/>
        <w:jc w:val="both"/>
        <w:rPr>
          <w:sz w:val="20"/>
          <w:szCs w:val="20"/>
        </w:rPr>
      </w:pPr>
    </w:p>
    <w:p w14:paraId="0000011F" w14:textId="77777777" w:rsidR="007B6A64" w:rsidRDefault="00000000">
      <w:pPr>
        <w:spacing w:line="360" w:lineRule="auto"/>
        <w:ind w:left="2267"/>
        <w:jc w:val="both"/>
        <w:rPr>
          <w:b/>
          <w:sz w:val="20"/>
          <w:szCs w:val="20"/>
        </w:rPr>
      </w:pPr>
      <w:sdt>
        <w:sdtPr>
          <w:tag w:val="goog_rdk_20"/>
          <w:id w:val="-577210265"/>
        </w:sdtPr>
        <w:sdtContent>
          <w:commentRangeStart w:id="23"/>
        </w:sdtContent>
      </w:sdt>
      <w:r>
        <w:rPr>
          <w:b/>
          <w:sz w:val="20"/>
          <w:szCs w:val="20"/>
        </w:rPr>
        <w:t xml:space="preserve">Figura 5 </w:t>
      </w:r>
    </w:p>
    <w:p w14:paraId="00000120" w14:textId="77777777" w:rsidR="007B6A64" w:rsidRDefault="00000000">
      <w:pPr>
        <w:spacing w:line="360" w:lineRule="auto"/>
        <w:ind w:left="2267"/>
        <w:jc w:val="both"/>
        <w:rPr>
          <w:i/>
          <w:sz w:val="20"/>
          <w:szCs w:val="20"/>
        </w:rPr>
      </w:pPr>
      <w:r>
        <w:rPr>
          <w:i/>
          <w:sz w:val="20"/>
          <w:szCs w:val="20"/>
        </w:rPr>
        <w:t>Indicadores de bienestar animal</w:t>
      </w:r>
      <w:commentRangeEnd w:id="23"/>
      <w:r>
        <w:commentReference w:id="23"/>
      </w:r>
    </w:p>
    <w:p w14:paraId="00000121" w14:textId="77777777" w:rsidR="007B6A64" w:rsidRDefault="00000000">
      <w:pPr>
        <w:spacing w:line="360" w:lineRule="auto"/>
        <w:jc w:val="center"/>
        <w:rPr>
          <w:sz w:val="20"/>
          <w:szCs w:val="20"/>
        </w:rPr>
      </w:pPr>
      <w:r>
        <w:rPr>
          <w:noProof/>
        </w:rPr>
        <w:lastRenderedPageBreak/>
        <w:drawing>
          <wp:inline distT="0" distB="0" distL="0" distR="0" wp14:anchorId="62DE8459" wp14:editId="2C2A2A31">
            <wp:extent cx="3586391" cy="2799739"/>
            <wp:effectExtent l="0" t="0" r="0" b="0"/>
            <wp:docPr id="401" name="image22.png" descr="La imagen muestra indicadores de bienestar animal así; ausencia de hambre o de salud, confort de descanso, térmico y facultad de movimiento, ausencia de enfermedades, lesiones y dolor.&#10;Expresión de comportamiento social, expresión de otros comportamientos y ausencia de temor."/>
            <wp:cNvGraphicFramePr/>
            <a:graphic xmlns:a="http://schemas.openxmlformats.org/drawingml/2006/main">
              <a:graphicData uri="http://schemas.openxmlformats.org/drawingml/2006/picture">
                <pic:pic xmlns:pic="http://schemas.openxmlformats.org/drawingml/2006/picture">
                  <pic:nvPicPr>
                    <pic:cNvPr id="401" name="image22.png" descr="La imagen muestra indicadores de bienestar animal así; ausencia de hambre o de salud, confort de descanso, térmico y facultad de movimiento, ausencia de enfermedades, lesiones y dolor.&#10;Expresión de comportamiento social, expresión de otros comportamientos y ausencia de temor."/>
                    <pic:cNvPicPr preferRelativeResize="0"/>
                  </pic:nvPicPr>
                  <pic:blipFill>
                    <a:blip r:embed="rId27"/>
                    <a:srcRect/>
                    <a:stretch>
                      <a:fillRect/>
                    </a:stretch>
                  </pic:blipFill>
                  <pic:spPr>
                    <a:xfrm>
                      <a:off x="0" y="0"/>
                      <a:ext cx="3586391" cy="2799739"/>
                    </a:xfrm>
                    <a:prstGeom prst="rect">
                      <a:avLst/>
                    </a:prstGeom>
                    <a:ln/>
                  </pic:spPr>
                </pic:pic>
              </a:graphicData>
            </a:graphic>
          </wp:inline>
        </w:drawing>
      </w:r>
    </w:p>
    <w:p w14:paraId="00000122" w14:textId="77777777" w:rsidR="007B6A64" w:rsidRDefault="007B6A64">
      <w:pPr>
        <w:spacing w:line="360" w:lineRule="auto"/>
        <w:rPr>
          <w:sz w:val="20"/>
          <w:szCs w:val="20"/>
        </w:rPr>
      </w:pPr>
    </w:p>
    <w:p w14:paraId="00000123" w14:textId="77777777" w:rsidR="007B6A64" w:rsidRDefault="007B6A64">
      <w:pPr>
        <w:spacing w:line="360" w:lineRule="auto"/>
        <w:jc w:val="both"/>
        <w:rPr>
          <w:sz w:val="20"/>
          <w:szCs w:val="20"/>
        </w:rPr>
      </w:pPr>
    </w:p>
    <w:p w14:paraId="00000124" w14:textId="77777777" w:rsidR="007B6A64" w:rsidRDefault="00000000">
      <w:pPr>
        <w:spacing w:line="360" w:lineRule="auto"/>
        <w:jc w:val="both"/>
        <w:rPr>
          <w:b/>
          <w:sz w:val="20"/>
          <w:szCs w:val="20"/>
        </w:rPr>
      </w:pPr>
      <w:r>
        <w:rPr>
          <w:b/>
          <w:sz w:val="20"/>
          <w:szCs w:val="20"/>
        </w:rPr>
        <w:t>7.2 Control de calidad y puntos de control</w:t>
      </w:r>
    </w:p>
    <w:p w14:paraId="00000125" w14:textId="77777777" w:rsidR="007B6A64" w:rsidRDefault="00000000">
      <w:pPr>
        <w:spacing w:line="360" w:lineRule="auto"/>
        <w:jc w:val="both"/>
        <w:rPr>
          <w:b/>
          <w:sz w:val="20"/>
          <w:szCs w:val="20"/>
        </w:rPr>
      </w:pPr>
      <w:sdt>
        <w:sdtPr>
          <w:tag w:val="goog_rdk_21"/>
          <w:id w:val="-1853955679"/>
        </w:sdtPr>
        <w:sdtContent>
          <w:commentRangeStart w:id="24"/>
        </w:sdtContent>
      </w:sdt>
      <w:r>
        <w:rPr>
          <w:noProof/>
        </w:rPr>
        <w:drawing>
          <wp:anchor distT="0" distB="0" distL="114300" distR="114300" simplePos="0" relativeHeight="251668480" behindDoc="0" locked="0" layoutInCell="1" hidden="0" allowOverlap="1" wp14:anchorId="3DC33C6C" wp14:editId="05F1BD53">
            <wp:simplePos x="0" y="0"/>
            <wp:positionH relativeFrom="column">
              <wp:posOffset>2305050</wp:posOffset>
            </wp:positionH>
            <wp:positionV relativeFrom="paragraph">
              <wp:posOffset>209550</wp:posOffset>
            </wp:positionV>
            <wp:extent cx="1257300" cy="1257300"/>
            <wp:effectExtent l="0" t="0" r="0" b="0"/>
            <wp:wrapSquare wrapText="bothSides" distT="0" distB="0" distL="114300" distR="114300"/>
            <wp:docPr id="400" name="image13.jpg" descr="approved or certified badge correct mark icon line vector"/>
            <wp:cNvGraphicFramePr/>
            <a:graphic xmlns:a="http://schemas.openxmlformats.org/drawingml/2006/main">
              <a:graphicData uri="http://schemas.openxmlformats.org/drawingml/2006/picture">
                <pic:pic xmlns:pic="http://schemas.openxmlformats.org/drawingml/2006/picture">
                  <pic:nvPicPr>
                    <pic:cNvPr id="0" name="image13.jpg" descr="approved or certified badge correct mark icon line vector"/>
                    <pic:cNvPicPr preferRelativeResize="0"/>
                  </pic:nvPicPr>
                  <pic:blipFill>
                    <a:blip r:embed="rId28"/>
                    <a:srcRect/>
                    <a:stretch>
                      <a:fillRect/>
                    </a:stretch>
                  </pic:blipFill>
                  <pic:spPr>
                    <a:xfrm>
                      <a:off x="0" y="0"/>
                      <a:ext cx="1257300" cy="1257300"/>
                    </a:xfrm>
                    <a:prstGeom prst="rect">
                      <a:avLst/>
                    </a:prstGeom>
                    <a:ln/>
                  </pic:spPr>
                </pic:pic>
              </a:graphicData>
            </a:graphic>
          </wp:anchor>
        </w:drawing>
      </w:r>
    </w:p>
    <w:commentRangeEnd w:id="24"/>
    <w:p w14:paraId="00000126" w14:textId="77777777" w:rsidR="007B6A64" w:rsidRDefault="00000000">
      <w:pPr>
        <w:spacing w:line="360" w:lineRule="auto"/>
        <w:jc w:val="both"/>
        <w:rPr>
          <w:sz w:val="20"/>
          <w:szCs w:val="20"/>
        </w:rPr>
      </w:pPr>
      <w:r>
        <w:commentReference w:id="24"/>
      </w:r>
      <w:r>
        <w:rPr>
          <w:sz w:val="20"/>
          <w:szCs w:val="20"/>
        </w:rPr>
        <w:t xml:space="preserve"> </w:t>
      </w:r>
    </w:p>
    <w:p w14:paraId="00000127" w14:textId="77777777" w:rsidR="007B6A64" w:rsidRDefault="007B6A64">
      <w:pPr>
        <w:spacing w:line="360" w:lineRule="auto"/>
        <w:jc w:val="both"/>
        <w:rPr>
          <w:sz w:val="20"/>
          <w:szCs w:val="20"/>
        </w:rPr>
      </w:pPr>
    </w:p>
    <w:p w14:paraId="00000128" w14:textId="77777777" w:rsidR="007B6A64" w:rsidRDefault="007B6A64">
      <w:pPr>
        <w:spacing w:line="360" w:lineRule="auto"/>
        <w:jc w:val="both"/>
        <w:rPr>
          <w:sz w:val="20"/>
          <w:szCs w:val="20"/>
        </w:rPr>
      </w:pPr>
    </w:p>
    <w:p w14:paraId="00000129" w14:textId="77777777" w:rsidR="007B6A64" w:rsidRDefault="007B6A64">
      <w:pPr>
        <w:spacing w:line="360" w:lineRule="auto"/>
        <w:jc w:val="both"/>
        <w:rPr>
          <w:sz w:val="20"/>
          <w:szCs w:val="20"/>
        </w:rPr>
      </w:pPr>
    </w:p>
    <w:p w14:paraId="0000012A" w14:textId="77777777" w:rsidR="007B6A64" w:rsidRDefault="007B6A64">
      <w:pPr>
        <w:spacing w:line="360" w:lineRule="auto"/>
        <w:jc w:val="both"/>
        <w:rPr>
          <w:sz w:val="20"/>
          <w:szCs w:val="20"/>
        </w:rPr>
      </w:pPr>
    </w:p>
    <w:p w14:paraId="0000012B" w14:textId="77777777" w:rsidR="007B6A64" w:rsidRDefault="007B6A64">
      <w:pPr>
        <w:spacing w:line="360" w:lineRule="auto"/>
        <w:jc w:val="both"/>
        <w:rPr>
          <w:sz w:val="20"/>
          <w:szCs w:val="20"/>
        </w:rPr>
      </w:pPr>
    </w:p>
    <w:p w14:paraId="0000012C" w14:textId="77777777" w:rsidR="007B6A64" w:rsidRDefault="007B6A64">
      <w:pPr>
        <w:spacing w:line="360" w:lineRule="auto"/>
        <w:jc w:val="both"/>
        <w:rPr>
          <w:sz w:val="20"/>
          <w:szCs w:val="20"/>
        </w:rPr>
      </w:pPr>
    </w:p>
    <w:p w14:paraId="0000012D" w14:textId="77777777" w:rsidR="007B6A64" w:rsidRDefault="00000000">
      <w:pPr>
        <w:spacing w:line="360" w:lineRule="auto"/>
        <w:jc w:val="both"/>
        <w:rPr>
          <w:sz w:val="20"/>
          <w:szCs w:val="20"/>
        </w:rPr>
      </w:pPr>
      <w:r>
        <w:rPr>
          <w:sz w:val="20"/>
          <w:szCs w:val="20"/>
        </w:rPr>
        <w:t>Garantizar la calidad de la producción y la seguridad de las producciones, requieren una organización de los sistemas de gestión de calidad, pues la visualización de cada empresa es incrementar los volúmenes de producción con el fin de satisfacer las necesidades de alimentación de la población.</w:t>
      </w:r>
    </w:p>
    <w:p w14:paraId="0000012E" w14:textId="77777777" w:rsidR="007B6A64" w:rsidRDefault="007B6A64">
      <w:pPr>
        <w:spacing w:line="360" w:lineRule="auto"/>
        <w:jc w:val="both"/>
        <w:rPr>
          <w:sz w:val="20"/>
          <w:szCs w:val="20"/>
        </w:rPr>
      </w:pPr>
    </w:p>
    <w:p w14:paraId="0000012F" w14:textId="77777777" w:rsidR="007B6A64" w:rsidRDefault="00000000">
      <w:pPr>
        <w:spacing w:line="360" w:lineRule="auto"/>
        <w:jc w:val="both"/>
        <w:rPr>
          <w:sz w:val="20"/>
          <w:szCs w:val="20"/>
        </w:rPr>
      </w:pPr>
      <w:r>
        <w:rPr>
          <w:sz w:val="20"/>
          <w:szCs w:val="20"/>
        </w:rPr>
        <w:t>Esta implementación ha traído buenos resultados con el fin de impulsar el desarrollo de las producciones (trazabilidad) pero va muy relacionada con factores genéticos, nutricionales, ambientales, sanitarios, manejo y sus interacciones.</w:t>
      </w:r>
    </w:p>
    <w:p w14:paraId="00000130" w14:textId="77777777" w:rsidR="007B6A64" w:rsidRDefault="007B6A64">
      <w:pPr>
        <w:spacing w:line="360" w:lineRule="auto"/>
        <w:jc w:val="both"/>
        <w:rPr>
          <w:sz w:val="20"/>
          <w:szCs w:val="20"/>
        </w:rPr>
      </w:pPr>
    </w:p>
    <w:p w14:paraId="00000131" w14:textId="77777777" w:rsidR="007B6A64" w:rsidRDefault="00000000">
      <w:pPr>
        <w:spacing w:line="360" w:lineRule="auto"/>
        <w:jc w:val="both"/>
        <w:rPr>
          <w:sz w:val="20"/>
          <w:szCs w:val="20"/>
        </w:rPr>
      </w:pPr>
      <w:r>
        <w:rPr>
          <w:sz w:val="20"/>
          <w:szCs w:val="20"/>
        </w:rPr>
        <w:t>Por eso la tendencia mundial es implementar sistemas de gestión que cambien la perspectiva de la cadena productiva de las especies animal, con el fin de identificar y prevenir toda clase de riesgo</w:t>
      </w:r>
    </w:p>
    <w:p w14:paraId="00000132" w14:textId="77777777" w:rsidR="007B6A64" w:rsidRDefault="00000000">
      <w:pPr>
        <w:spacing w:line="360" w:lineRule="auto"/>
        <w:jc w:val="both"/>
        <w:rPr>
          <w:sz w:val="20"/>
          <w:szCs w:val="20"/>
        </w:rPr>
      </w:pPr>
      <w:sdt>
        <w:sdtPr>
          <w:tag w:val="goog_rdk_22"/>
          <w:id w:val="1160886245"/>
        </w:sdtPr>
        <w:sdtContent>
          <w:commentRangeStart w:id="25"/>
        </w:sdtContent>
      </w:sdt>
    </w:p>
    <w:commentRangeEnd w:id="25"/>
    <w:p w14:paraId="00000133" w14:textId="77777777" w:rsidR="007B6A64" w:rsidRDefault="00000000">
      <w:pPr>
        <w:spacing w:line="360" w:lineRule="auto"/>
        <w:jc w:val="both"/>
        <w:rPr>
          <w:sz w:val="20"/>
          <w:szCs w:val="20"/>
        </w:rPr>
      </w:pPr>
      <w:r>
        <w:lastRenderedPageBreak/>
        <w:commentReference w:id="25"/>
      </w:r>
      <w:r>
        <w:rPr>
          <w:noProof/>
        </w:rPr>
        <w:drawing>
          <wp:anchor distT="0" distB="0" distL="114300" distR="114300" simplePos="0" relativeHeight="251669504" behindDoc="0" locked="0" layoutInCell="1" hidden="0" allowOverlap="1" wp14:anchorId="25F8D493" wp14:editId="55FFC073">
            <wp:simplePos x="0" y="0"/>
            <wp:positionH relativeFrom="column">
              <wp:posOffset>1308735</wp:posOffset>
            </wp:positionH>
            <wp:positionV relativeFrom="paragraph">
              <wp:posOffset>285750</wp:posOffset>
            </wp:positionV>
            <wp:extent cx="3276600" cy="982980"/>
            <wp:effectExtent l="0" t="0" r="0" b="0"/>
            <wp:wrapSquare wrapText="bothSides" distT="0" distB="0" distL="114300" distR="114300"/>
            <wp:docPr id="387" name="image4.jpg" descr="HACCP banner web icon vector illustration concept for hazard analysis and critical control points acronym in food safety management system"/>
            <wp:cNvGraphicFramePr/>
            <a:graphic xmlns:a="http://schemas.openxmlformats.org/drawingml/2006/main">
              <a:graphicData uri="http://schemas.openxmlformats.org/drawingml/2006/picture">
                <pic:pic xmlns:pic="http://schemas.openxmlformats.org/drawingml/2006/picture">
                  <pic:nvPicPr>
                    <pic:cNvPr id="0" name="image4.jpg" descr="HACCP banner web icon vector illustration concept for hazard analysis and critical control points acronym in food safety management system"/>
                    <pic:cNvPicPr preferRelativeResize="0"/>
                  </pic:nvPicPr>
                  <pic:blipFill>
                    <a:blip r:embed="rId29"/>
                    <a:srcRect/>
                    <a:stretch>
                      <a:fillRect/>
                    </a:stretch>
                  </pic:blipFill>
                  <pic:spPr>
                    <a:xfrm>
                      <a:off x="0" y="0"/>
                      <a:ext cx="3276600" cy="982980"/>
                    </a:xfrm>
                    <a:prstGeom prst="rect">
                      <a:avLst/>
                    </a:prstGeom>
                    <a:ln/>
                  </pic:spPr>
                </pic:pic>
              </a:graphicData>
            </a:graphic>
          </wp:anchor>
        </w:drawing>
      </w:r>
    </w:p>
    <w:p w14:paraId="00000134" w14:textId="77777777" w:rsidR="007B6A64" w:rsidRDefault="007B6A64">
      <w:pPr>
        <w:spacing w:line="360" w:lineRule="auto"/>
        <w:jc w:val="both"/>
        <w:rPr>
          <w:sz w:val="20"/>
          <w:szCs w:val="20"/>
        </w:rPr>
      </w:pPr>
    </w:p>
    <w:p w14:paraId="00000135" w14:textId="77777777" w:rsidR="007B6A64" w:rsidRDefault="007B6A64">
      <w:pPr>
        <w:spacing w:line="360" w:lineRule="auto"/>
        <w:jc w:val="both"/>
        <w:rPr>
          <w:sz w:val="20"/>
          <w:szCs w:val="20"/>
        </w:rPr>
      </w:pPr>
    </w:p>
    <w:p w14:paraId="00000136" w14:textId="77777777" w:rsidR="007B6A64" w:rsidRDefault="007B6A64">
      <w:pPr>
        <w:spacing w:line="360" w:lineRule="auto"/>
        <w:jc w:val="both"/>
        <w:rPr>
          <w:sz w:val="20"/>
          <w:szCs w:val="20"/>
        </w:rPr>
      </w:pPr>
    </w:p>
    <w:p w14:paraId="00000137" w14:textId="77777777" w:rsidR="007B6A64" w:rsidRDefault="007B6A64">
      <w:pPr>
        <w:spacing w:line="360" w:lineRule="auto"/>
        <w:jc w:val="both"/>
        <w:rPr>
          <w:sz w:val="20"/>
          <w:szCs w:val="20"/>
        </w:rPr>
      </w:pPr>
    </w:p>
    <w:p w14:paraId="00000138" w14:textId="77777777" w:rsidR="007B6A64" w:rsidRDefault="007B6A64">
      <w:pPr>
        <w:spacing w:line="360" w:lineRule="auto"/>
        <w:jc w:val="both"/>
        <w:rPr>
          <w:sz w:val="20"/>
          <w:szCs w:val="20"/>
        </w:rPr>
      </w:pPr>
    </w:p>
    <w:p w14:paraId="00000139" w14:textId="77777777" w:rsidR="007B6A64" w:rsidRDefault="007B6A64">
      <w:pPr>
        <w:spacing w:line="360" w:lineRule="auto"/>
        <w:jc w:val="both"/>
        <w:rPr>
          <w:sz w:val="20"/>
          <w:szCs w:val="20"/>
        </w:rPr>
      </w:pPr>
    </w:p>
    <w:p w14:paraId="0000013A" w14:textId="77777777" w:rsidR="007B6A64" w:rsidRDefault="00000000">
      <w:pPr>
        <w:spacing w:line="360" w:lineRule="auto"/>
        <w:jc w:val="both"/>
        <w:rPr>
          <w:sz w:val="20"/>
          <w:szCs w:val="20"/>
        </w:rPr>
      </w:pPr>
      <w:r>
        <w:rPr>
          <w:sz w:val="20"/>
          <w:szCs w:val="20"/>
        </w:rPr>
        <w:t>Los sistemas de Análisis de Peligros y Control de Puntos Críticos (HACCP) son una herramienta que garantiza la seguridad de los alimentos dado que se puede enfocar en la preservación de la salud animal bajo principios de las buenas prácticas de producción. El reconocimiento, análisis de los peligros e identificación de los puntos críticos para implementar un sistema de vigilancia y monitoreo de todos los sistemas de producción hace parte primordial del manejo de la producción pecuaria.</w:t>
      </w:r>
    </w:p>
    <w:p w14:paraId="0000013B" w14:textId="77777777" w:rsidR="007B6A64" w:rsidRDefault="007B6A64">
      <w:pPr>
        <w:spacing w:line="360" w:lineRule="auto"/>
        <w:jc w:val="both"/>
        <w:rPr>
          <w:sz w:val="20"/>
          <w:szCs w:val="20"/>
        </w:rPr>
      </w:pPr>
    </w:p>
    <w:p w14:paraId="0000013C" w14:textId="77777777" w:rsidR="007B6A64" w:rsidRDefault="00000000">
      <w:pPr>
        <w:spacing w:line="360" w:lineRule="auto"/>
        <w:jc w:val="both"/>
        <w:rPr>
          <w:sz w:val="20"/>
          <w:szCs w:val="20"/>
        </w:rPr>
      </w:pPr>
      <w:r>
        <w:rPr>
          <w:sz w:val="20"/>
          <w:szCs w:val="20"/>
        </w:rPr>
        <w:t>En el caso de la porcicultura cabe decir que se centra en los procedimientos de higiene de personal al ingresar a las plantas y evitar que cualquier microorganismo entre previniendo cualquier infestación de enfermedades infecciosas.</w:t>
      </w:r>
    </w:p>
    <w:p w14:paraId="0000013D" w14:textId="77777777" w:rsidR="007B6A64" w:rsidRDefault="007B6A64">
      <w:pPr>
        <w:spacing w:line="360" w:lineRule="auto"/>
        <w:jc w:val="both"/>
        <w:rPr>
          <w:sz w:val="20"/>
          <w:szCs w:val="20"/>
        </w:rPr>
      </w:pPr>
    </w:p>
    <w:p w14:paraId="0000013E" w14:textId="77777777" w:rsidR="007B6A64" w:rsidRDefault="007B6A64">
      <w:pPr>
        <w:spacing w:line="360" w:lineRule="auto"/>
        <w:jc w:val="both"/>
        <w:rPr>
          <w:sz w:val="20"/>
          <w:szCs w:val="20"/>
        </w:rPr>
      </w:pPr>
    </w:p>
    <w:p w14:paraId="0000013F" w14:textId="77777777" w:rsidR="007B6A64" w:rsidRDefault="00000000">
      <w:pPr>
        <w:numPr>
          <w:ilvl w:val="0"/>
          <w:numId w:val="6"/>
        </w:numPr>
        <w:pBdr>
          <w:top w:val="nil"/>
          <w:left w:val="nil"/>
          <w:bottom w:val="nil"/>
          <w:right w:val="nil"/>
          <w:between w:val="nil"/>
        </w:pBdr>
        <w:spacing w:line="360" w:lineRule="auto"/>
        <w:jc w:val="both"/>
        <w:rPr>
          <w:b/>
          <w:color w:val="000000"/>
          <w:sz w:val="20"/>
          <w:szCs w:val="20"/>
        </w:rPr>
      </w:pPr>
      <w:sdt>
        <w:sdtPr>
          <w:tag w:val="goog_rdk_23"/>
          <w:id w:val="59684970"/>
        </w:sdtPr>
        <w:sdtContent>
          <w:commentRangeStart w:id="26"/>
        </w:sdtContent>
      </w:sdt>
      <w:r>
        <w:rPr>
          <w:b/>
          <w:color w:val="000000"/>
          <w:sz w:val="20"/>
          <w:szCs w:val="20"/>
        </w:rPr>
        <w:t xml:space="preserve">SÍNTESIS </w:t>
      </w:r>
      <w:commentRangeEnd w:id="26"/>
      <w:r>
        <w:commentReference w:id="26"/>
      </w:r>
    </w:p>
    <w:p w14:paraId="00000140" w14:textId="77777777" w:rsidR="007B6A64" w:rsidRDefault="00000000">
      <w:pPr>
        <w:pBdr>
          <w:top w:val="nil"/>
          <w:left w:val="nil"/>
          <w:bottom w:val="nil"/>
          <w:right w:val="nil"/>
          <w:between w:val="nil"/>
        </w:pBdr>
        <w:spacing w:line="360" w:lineRule="auto"/>
        <w:jc w:val="both"/>
        <w:rPr>
          <w:sz w:val="20"/>
          <w:szCs w:val="20"/>
        </w:rPr>
      </w:pPr>
      <w:r>
        <w:rPr>
          <w:sz w:val="20"/>
          <w:szCs w:val="20"/>
        </w:rPr>
        <w:t>Las condiciones para entender desde una perspectiva amplia los principios y labores del manejo animal por especie en tanto a la alimentación, alojamiento, salud, pruebas de composición, tiempos de retiro y normatividad se reduce para tener más claridad de todos los apartados del componente formativo "Labores de manejo en la producción pecuaria" en el siguiente esquema gráfico que sintetiza toda la información anterior de manera completa:</w:t>
      </w:r>
    </w:p>
    <w:p w14:paraId="00000141" w14:textId="77777777" w:rsidR="007B6A64" w:rsidRDefault="007B6A64">
      <w:pPr>
        <w:spacing w:line="360" w:lineRule="auto"/>
        <w:jc w:val="both"/>
        <w:rPr>
          <w:b/>
          <w:sz w:val="20"/>
          <w:szCs w:val="20"/>
        </w:rPr>
      </w:pPr>
    </w:p>
    <w:p w14:paraId="00000142" w14:textId="77777777" w:rsidR="007B6A64" w:rsidRDefault="00000000">
      <w:pPr>
        <w:spacing w:line="360" w:lineRule="auto"/>
        <w:jc w:val="center"/>
        <w:rPr>
          <w:b/>
          <w:sz w:val="20"/>
          <w:szCs w:val="20"/>
        </w:rPr>
      </w:pPr>
      <w:r>
        <w:rPr>
          <w:noProof/>
        </w:rPr>
        <w:lastRenderedPageBreak/>
        <w:drawing>
          <wp:inline distT="0" distB="0" distL="0" distR="0" wp14:anchorId="4F86ECB2" wp14:editId="6365FB21">
            <wp:extent cx="4115052" cy="3028198"/>
            <wp:effectExtent l="0" t="0" r="0" b="0"/>
            <wp:docPr id="402" name="image14.png" descr="La grafica muestra la síntesis del manejo en la producción pecuaria teniendo en cuenta la sanidad y la identificación animal."/>
            <wp:cNvGraphicFramePr/>
            <a:graphic xmlns:a="http://schemas.openxmlformats.org/drawingml/2006/main">
              <a:graphicData uri="http://schemas.openxmlformats.org/drawingml/2006/picture">
                <pic:pic xmlns:pic="http://schemas.openxmlformats.org/drawingml/2006/picture">
                  <pic:nvPicPr>
                    <pic:cNvPr id="402" name="image14.png" descr="La grafica muestra la síntesis del manejo en la producción pecuaria teniendo en cuenta la sanidad y la identificación animal."/>
                    <pic:cNvPicPr preferRelativeResize="0"/>
                  </pic:nvPicPr>
                  <pic:blipFill>
                    <a:blip r:embed="rId30"/>
                    <a:srcRect/>
                    <a:stretch>
                      <a:fillRect/>
                    </a:stretch>
                  </pic:blipFill>
                  <pic:spPr>
                    <a:xfrm>
                      <a:off x="0" y="0"/>
                      <a:ext cx="4115052" cy="3028198"/>
                    </a:xfrm>
                    <a:prstGeom prst="rect">
                      <a:avLst/>
                    </a:prstGeom>
                    <a:ln/>
                  </pic:spPr>
                </pic:pic>
              </a:graphicData>
            </a:graphic>
          </wp:inline>
        </w:drawing>
      </w:r>
    </w:p>
    <w:p w14:paraId="00000143" w14:textId="77777777" w:rsidR="007B6A64" w:rsidRDefault="007B6A64">
      <w:pPr>
        <w:pBdr>
          <w:top w:val="nil"/>
          <w:left w:val="nil"/>
          <w:bottom w:val="nil"/>
          <w:right w:val="nil"/>
          <w:between w:val="nil"/>
        </w:pBdr>
        <w:spacing w:line="360" w:lineRule="auto"/>
        <w:ind w:left="360"/>
        <w:jc w:val="both"/>
        <w:rPr>
          <w:b/>
          <w:color w:val="000000"/>
          <w:sz w:val="20"/>
          <w:szCs w:val="20"/>
        </w:rPr>
      </w:pPr>
    </w:p>
    <w:p w14:paraId="00000144" w14:textId="77777777" w:rsidR="007B6A64" w:rsidRDefault="007B6A64">
      <w:pPr>
        <w:pBdr>
          <w:top w:val="nil"/>
          <w:left w:val="nil"/>
          <w:bottom w:val="nil"/>
          <w:right w:val="nil"/>
          <w:between w:val="nil"/>
        </w:pBdr>
        <w:spacing w:line="360" w:lineRule="auto"/>
        <w:ind w:left="360"/>
        <w:jc w:val="both"/>
        <w:rPr>
          <w:b/>
          <w:color w:val="000000"/>
          <w:sz w:val="20"/>
          <w:szCs w:val="20"/>
        </w:rPr>
      </w:pPr>
    </w:p>
    <w:p w14:paraId="00000145" w14:textId="77777777" w:rsidR="007B6A64" w:rsidRDefault="00000000">
      <w:pPr>
        <w:numPr>
          <w:ilvl w:val="0"/>
          <w:numId w:val="6"/>
        </w:numPr>
        <w:pBdr>
          <w:top w:val="nil"/>
          <w:left w:val="nil"/>
          <w:bottom w:val="nil"/>
          <w:right w:val="nil"/>
          <w:between w:val="nil"/>
        </w:pBdr>
        <w:spacing w:line="360" w:lineRule="auto"/>
        <w:jc w:val="both"/>
        <w:rPr>
          <w:b/>
          <w:color w:val="000000"/>
          <w:sz w:val="20"/>
          <w:szCs w:val="20"/>
        </w:rPr>
      </w:pPr>
      <w:r>
        <w:rPr>
          <w:b/>
          <w:color w:val="000000"/>
          <w:sz w:val="20"/>
          <w:szCs w:val="20"/>
        </w:rPr>
        <w:t xml:space="preserve">ACTIVIDADES </w:t>
      </w:r>
      <w:commentRangeStart w:id="27"/>
      <w:r>
        <w:rPr>
          <w:b/>
          <w:color w:val="000000"/>
          <w:sz w:val="20"/>
          <w:szCs w:val="20"/>
        </w:rPr>
        <w:t>DIDÁCTICAS</w:t>
      </w:r>
      <w:commentRangeEnd w:id="27"/>
      <w:r w:rsidR="000946DF">
        <w:rPr>
          <w:rStyle w:val="Refdecomentario"/>
        </w:rPr>
        <w:commentReference w:id="27"/>
      </w:r>
      <w:r>
        <w:rPr>
          <w:b/>
          <w:color w:val="000000"/>
          <w:sz w:val="20"/>
          <w:szCs w:val="20"/>
        </w:rPr>
        <w:t xml:space="preserve"> </w:t>
      </w:r>
    </w:p>
    <w:p w14:paraId="00000146" w14:textId="77777777" w:rsidR="007B6A64" w:rsidRDefault="00000000">
      <w:pPr>
        <w:pBdr>
          <w:top w:val="nil"/>
          <w:left w:val="nil"/>
          <w:bottom w:val="nil"/>
          <w:right w:val="nil"/>
          <w:between w:val="nil"/>
        </w:pBdr>
        <w:spacing w:line="360" w:lineRule="auto"/>
        <w:jc w:val="both"/>
        <w:rPr>
          <w:b/>
          <w:sz w:val="20"/>
          <w:szCs w:val="20"/>
        </w:rPr>
      </w:pPr>
      <w:r>
        <w:rPr>
          <w:noProof/>
        </w:rPr>
        <mc:AlternateContent>
          <mc:Choice Requires="wps">
            <w:drawing>
              <wp:anchor distT="0" distB="0" distL="114300" distR="114300" simplePos="0" relativeHeight="251670528" behindDoc="0" locked="0" layoutInCell="1" hidden="0" allowOverlap="1" wp14:anchorId="76015240" wp14:editId="2BBD5624">
                <wp:simplePos x="0" y="0"/>
                <wp:positionH relativeFrom="column">
                  <wp:posOffset>635000</wp:posOffset>
                </wp:positionH>
                <wp:positionV relativeFrom="paragraph">
                  <wp:posOffset>0</wp:posOffset>
                </wp:positionV>
                <wp:extent cx="5047615" cy="464185"/>
                <wp:effectExtent l="0" t="0" r="0" b="0"/>
                <wp:wrapNone/>
                <wp:docPr id="384" name="Rectángulo 384"/>
                <wp:cNvGraphicFramePr/>
                <a:graphic xmlns:a="http://schemas.openxmlformats.org/drawingml/2006/main">
                  <a:graphicData uri="http://schemas.microsoft.com/office/word/2010/wordprocessingShape">
                    <wps:wsp>
                      <wps:cNvSpPr/>
                      <wps:spPr>
                        <a:xfrm>
                          <a:off x="2828543" y="3554258"/>
                          <a:ext cx="5034915" cy="45148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14:paraId="0F7AB2D3" w14:textId="66AB106B" w:rsidR="007B6A64" w:rsidRDefault="00000000">
                            <w:pPr>
                              <w:spacing w:line="275" w:lineRule="auto"/>
                              <w:jc w:val="center"/>
                              <w:textDirection w:val="btLr"/>
                            </w:pPr>
                            <w:r>
                              <w:rPr>
                                <w:color w:val="FFFFFF"/>
                                <w:sz w:val="28"/>
                              </w:rPr>
                              <w:t>CF15_</w:t>
                            </w:r>
                            <w:r w:rsidR="003F3135">
                              <w:rPr>
                                <w:color w:val="FFFFFF"/>
                                <w:sz w:val="28"/>
                              </w:rPr>
                              <w:t>6_</w:t>
                            </w:r>
                            <w:r>
                              <w:rPr>
                                <w:color w:val="FFFFFF"/>
                                <w:sz w:val="28"/>
                              </w:rPr>
                              <w:t>Actividad_didactica_relacionar_terminos</w:t>
                            </w:r>
                          </w:p>
                        </w:txbxContent>
                      </wps:txbx>
                      <wps:bodyPr spcFirstLastPara="1" wrap="square" lIns="91425" tIns="45700" rIns="91425" bIns="45700" anchor="ctr" anchorCtr="0">
                        <a:noAutofit/>
                      </wps:bodyPr>
                    </wps:wsp>
                  </a:graphicData>
                </a:graphic>
              </wp:anchor>
            </w:drawing>
          </mc:Choice>
          <mc:Fallback>
            <w:pict>
              <v:rect w14:anchorId="76015240" id="Rectángulo 384" o:spid="_x0000_s1033" style="position:absolute;left:0;text-align:left;margin-left:50pt;margin-top:0;width:397.45pt;height:36.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" fillcolor="#c0504d [3205]" strokecolor="#42719b" strokeweight="1pt">
                <v:stroke startarrowwidth="narrow" startarrowlength="short" endarrowwidth="narrow" endarrowlength="short" miterlimit="5243f"/>
                <v:textbox inset="2.53958mm,1.2694mm,2.53958mm,1.2694mm">
                  <w:txbxContent>
                    <w:p w14:paraId="0F7AB2D3" w14:textId="66AB106B" w:rsidR="007B6A64" w:rsidRDefault="00000000">
                      <w:pPr>
                        <w:spacing w:line="275" w:lineRule="auto"/>
                        <w:jc w:val="center"/>
                        <w:textDirection w:val="btLr"/>
                      </w:pPr>
                      <w:r>
                        <w:rPr>
                          <w:color w:val="FFFFFF"/>
                          <w:sz w:val="28"/>
                        </w:rPr>
                        <w:t>CF15_</w:t>
                      </w:r>
                      <w:r w:rsidR="003F3135">
                        <w:rPr>
                          <w:color w:val="FFFFFF"/>
                          <w:sz w:val="28"/>
                        </w:rPr>
                        <w:t>6_</w:t>
                      </w:r>
                      <w:r>
                        <w:rPr>
                          <w:color w:val="FFFFFF"/>
                          <w:sz w:val="28"/>
                        </w:rPr>
                        <w:t>Actividad_didactica_relacionar_terminos</w:t>
                      </w:r>
                    </w:p>
                  </w:txbxContent>
                </v:textbox>
              </v:rect>
            </w:pict>
          </mc:Fallback>
        </mc:AlternateContent>
      </w:r>
    </w:p>
    <w:p w14:paraId="00000147" w14:textId="77777777" w:rsidR="007B6A64" w:rsidRDefault="007B6A64">
      <w:pPr>
        <w:pBdr>
          <w:top w:val="nil"/>
          <w:left w:val="nil"/>
          <w:bottom w:val="nil"/>
          <w:right w:val="nil"/>
          <w:between w:val="nil"/>
        </w:pBdr>
        <w:spacing w:line="360" w:lineRule="auto"/>
        <w:jc w:val="both"/>
        <w:rPr>
          <w:b/>
          <w:sz w:val="20"/>
          <w:szCs w:val="20"/>
        </w:rPr>
      </w:pPr>
    </w:p>
    <w:p w14:paraId="00000148" w14:textId="77777777" w:rsidR="007B6A64" w:rsidRDefault="007B6A64">
      <w:pPr>
        <w:pBdr>
          <w:top w:val="nil"/>
          <w:left w:val="nil"/>
          <w:bottom w:val="nil"/>
          <w:right w:val="nil"/>
          <w:between w:val="nil"/>
        </w:pBdr>
        <w:spacing w:line="360" w:lineRule="auto"/>
        <w:jc w:val="both"/>
        <w:rPr>
          <w:b/>
          <w:sz w:val="20"/>
          <w:szCs w:val="20"/>
        </w:rPr>
      </w:pPr>
    </w:p>
    <w:p w14:paraId="00000149" w14:textId="77777777" w:rsidR="007B6A64" w:rsidRDefault="007B6A64">
      <w:pPr>
        <w:pBdr>
          <w:top w:val="nil"/>
          <w:left w:val="nil"/>
          <w:bottom w:val="nil"/>
          <w:right w:val="nil"/>
          <w:between w:val="nil"/>
        </w:pBdr>
        <w:spacing w:line="360" w:lineRule="auto"/>
        <w:jc w:val="both"/>
        <w:rPr>
          <w:b/>
          <w:sz w:val="20"/>
          <w:szCs w:val="20"/>
        </w:rPr>
      </w:pPr>
    </w:p>
    <w:p w14:paraId="0000014B" w14:textId="77777777" w:rsidR="007B6A64" w:rsidRDefault="00000000">
      <w:pPr>
        <w:numPr>
          <w:ilvl w:val="0"/>
          <w:numId w:val="6"/>
        </w:numPr>
        <w:pBdr>
          <w:top w:val="nil"/>
          <w:left w:val="nil"/>
          <w:bottom w:val="nil"/>
          <w:right w:val="nil"/>
          <w:between w:val="nil"/>
        </w:pBdr>
        <w:spacing w:line="360" w:lineRule="auto"/>
        <w:jc w:val="both"/>
        <w:rPr>
          <w:b/>
          <w:color w:val="000000"/>
          <w:sz w:val="20"/>
          <w:szCs w:val="20"/>
        </w:rPr>
      </w:pPr>
      <w:r>
        <w:rPr>
          <w:b/>
          <w:color w:val="000000"/>
          <w:sz w:val="20"/>
          <w:szCs w:val="20"/>
        </w:rPr>
        <w:t xml:space="preserve">MATERIAL COMPLEMENTARIO: </w:t>
      </w:r>
    </w:p>
    <w:p w14:paraId="0000014C" w14:textId="77777777" w:rsidR="007B6A64" w:rsidRDefault="007B6A64">
      <w:pPr>
        <w:spacing w:line="360" w:lineRule="auto"/>
        <w:rPr>
          <w:sz w:val="20"/>
          <w:szCs w:val="20"/>
          <w:highlight w:val="yellow"/>
        </w:rPr>
      </w:pPr>
    </w:p>
    <w:tbl>
      <w:tblPr>
        <w:tblStyle w:val="a9"/>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7B6A64" w14:paraId="712B0591" w14:textId="77777777">
        <w:trPr>
          <w:trHeight w:val="658"/>
        </w:trPr>
        <w:tc>
          <w:tcPr>
            <w:tcW w:w="2517" w:type="dxa"/>
            <w:shd w:val="clear" w:color="auto" w:fill="F9CB9C"/>
            <w:tcMar>
              <w:top w:w="100" w:type="dxa"/>
              <w:left w:w="100" w:type="dxa"/>
              <w:bottom w:w="100" w:type="dxa"/>
              <w:right w:w="100" w:type="dxa"/>
            </w:tcMar>
            <w:vAlign w:val="center"/>
          </w:tcPr>
          <w:p w14:paraId="0000014D" w14:textId="77777777" w:rsidR="007B6A64" w:rsidRDefault="00000000">
            <w:pPr>
              <w:spacing w:line="360" w:lineRule="auto"/>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14E" w14:textId="77777777" w:rsidR="007B6A64" w:rsidRDefault="00000000">
            <w:pPr>
              <w:spacing w:line="360" w:lineRule="auto"/>
              <w:jc w:val="center"/>
              <w:rPr>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4F" w14:textId="77777777" w:rsidR="007B6A64" w:rsidRDefault="00000000">
            <w:pPr>
              <w:spacing w:line="360" w:lineRule="auto"/>
              <w:jc w:val="center"/>
              <w:rPr>
                <w:sz w:val="20"/>
                <w:szCs w:val="20"/>
              </w:rPr>
            </w:pPr>
            <w:r>
              <w:rPr>
                <w:sz w:val="20"/>
                <w:szCs w:val="20"/>
              </w:rPr>
              <w:t>Tipo de material</w:t>
            </w:r>
          </w:p>
          <w:p w14:paraId="00000150" w14:textId="77777777" w:rsidR="007B6A64" w:rsidRDefault="00000000">
            <w:pPr>
              <w:spacing w:line="360" w:lineRule="auto"/>
              <w:jc w:val="center"/>
              <w:rPr>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51" w14:textId="77777777" w:rsidR="007B6A64" w:rsidRDefault="00000000">
            <w:pPr>
              <w:spacing w:line="360" w:lineRule="auto"/>
              <w:jc w:val="center"/>
              <w:rPr>
                <w:sz w:val="20"/>
                <w:szCs w:val="20"/>
              </w:rPr>
            </w:pPr>
            <w:r>
              <w:rPr>
                <w:sz w:val="20"/>
                <w:szCs w:val="20"/>
              </w:rPr>
              <w:t>Enlace del recurso o</w:t>
            </w:r>
          </w:p>
          <w:p w14:paraId="00000152" w14:textId="77777777" w:rsidR="007B6A64" w:rsidRDefault="00000000">
            <w:pPr>
              <w:spacing w:line="360" w:lineRule="auto"/>
              <w:jc w:val="center"/>
              <w:rPr>
                <w:sz w:val="20"/>
                <w:szCs w:val="20"/>
              </w:rPr>
            </w:pPr>
            <w:r>
              <w:rPr>
                <w:sz w:val="20"/>
                <w:szCs w:val="20"/>
              </w:rPr>
              <w:t>archivo del documento o material</w:t>
            </w:r>
          </w:p>
        </w:tc>
      </w:tr>
      <w:tr w:rsidR="007B6A64" w14:paraId="1A817F5E" w14:textId="77777777">
        <w:trPr>
          <w:trHeight w:val="385"/>
        </w:trPr>
        <w:tc>
          <w:tcPr>
            <w:tcW w:w="2517" w:type="dxa"/>
            <w:tcMar>
              <w:top w:w="100" w:type="dxa"/>
              <w:left w:w="100" w:type="dxa"/>
              <w:bottom w:w="100" w:type="dxa"/>
              <w:right w:w="100" w:type="dxa"/>
            </w:tcMar>
          </w:tcPr>
          <w:p w14:paraId="00000153" w14:textId="77777777" w:rsidR="007B6A64" w:rsidRDefault="00000000">
            <w:pPr>
              <w:spacing w:line="360" w:lineRule="auto"/>
              <w:jc w:val="both"/>
              <w:rPr>
                <w:b w:val="0"/>
                <w:sz w:val="20"/>
                <w:szCs w:val="20"/>
              </w:rPr>
            </w:pPr>
            <w:r>
              <w:rPr>
                <w:b w:val="0"/>
                <w:sz w:val="20"/>
                <w:szCs w:val="20"/>
              </w:rPr>
              <w:t>2. Identificación animal</w:t>
            </w:r>
          </w:p>
          <w:p w14:paraId="00000154" w14:textId="77777777" w:rsidR="007B6A64" w:rsidRDefault="007B6A64">
            <w:pPr>
              <w:spacing w:line="360" w:lineRule="auto"/>
              <w:jc w:val="both"/>
              <w:rPr>
                <w:b w:val="0"/>
                <w:sz w:val="20"/>
                <w:szCs w:val="20"/>
              </w:rPr>
            </w:pPr>
          </w:p>
        </w:tc>
        <w:tc>
          <w:tcPr>
            <w:tcW w:w="2517" w:type="dxa"/>
            <w:tcMar>
              <w:top w:w="100" w:type="dxa"/>
              <w:left w:w="100" w:type="dxa"/>
              <w:bottom w:w="100" w:type="dxa"/>
              <w:right w:w="100" w:type="dxa"/>
            </w:tcMar>
            <w:vAlign w:val="center"/>
          </w:tcPr>
          <w:p w14:paraId="00000155" w14:textId="77777777" w:rsidR="007B6A64" w:rsidRDefault="00000000">
            <w:pPr>
              <w:spacing w:line="360" w:lineRule="auto"/>
              <w:jc w:val="both"/>
              <w:rPr>
                <w:b w:val="0"/>
                <w:sz w:val="20"/>
                <w:szCs w:val="20"/>
              </w:rPr>
            </w:pPr>
            <w:r>
              <w:rPr>
                <w:b w:val="0"/>
                <w:sz w:val="20"/>
                <w:szCs w:val="20"/>
              </w:rPr>
              <w:t xml:space="preserve">Aula </w:t>
            </w:r>
            <w:proofErr w:type="spellStart"/>
            <w:r>
              <w:rPr>
                <w:b w:val="0"/>
                <w:sz w:val="20"/>
                <w:szCs w:val="20"/>
              </w:rPr>
              <w:t>vet</w:t>
            </w:r>
            <w:proofErr w:type="spellEnd"/>
            <w:r>
              <w:rPr>
                <w:b w:val="0"/>
                <w:sz w:val="20"/>
                <w:szCs w:val="20"/>
              </w:rPr>
              <w:t xml:space="preserve">. (2021, marzo 22). </w:t>
            </w:r>
            <w:r>
              <w:rPr>
                <w:b w:val="0"/>
                <w:i/>
                <w:sz w:val="20"/>
                <w:szCs w:val="20"/>
              </w:rPr>
              <w:t>Terminología Anatómica - Anatomía Veterinaria</w:t>
            </w:r>
            <w:r>
              <w:rPr>
                <w:b w:val="0"/>
                <w:sz w:val="20"/>
                <w:szCs w:val="20"/>
              </w:rPr>
              <w:t xml:space="preserve">. [Video]. YouTube. </w:t>
            </w:r>
          </w:p>
        </w:tc>
        <w:tc>
          <w:tcPr>
            <w:tcW w:w="2519" w:type="dxa"/>
            <w:tcMar>
              <w:top w:w="100" w:type="dxa"/>
              <w:left w:w="100" w:type="dxa"/>
              <w:bottom w:w="100" w:type="dxa"/>
              <w:right w:w="100" w:type="dxa"/>
            </w:tcMar>
            <w:vAlign w:val="center"/>
          </w:tcPr>
          <w:p w14:paraId="00000156" w14:textId="77777777" w:rsidR="007B6A64" w:rsidRDefault="00000000">
            <w:pPr>
              <w:spacing w:line="360" w:lineRule="auto"/>
              <w:jc w:val="center"/>
              <w:rPr>
                <w:b w:val="0"/>
                <w:sz w:val="20"/>
                <w:szCs w:val="20"/>
              </w:rPr>
            </w:pPr>
            <w:r>
              <w:rPr>
                <w:b w:val="0"/>
                <w:sz w:val="20"/>
                <w:szCs w:val="20"/>
              </w:rPr>
              <w:t>Video</w:t>
            </w:r>
          </w:p>
        </w:tc>
        <w:tc>
          <w:tcPr>
            <w:tcW w:w="2519" w:type="dxa"/>
            <w:tcMar>
              <w:top w:w="100" w:type="dxa"/>
              <w:left w:w="100" w:type="dxa"/>
              <w:bottom w:w="100" w:type="dxa"/>
              <w:right w:w="100" w:type="dxa"/>
            </w:tcMar>
            <w:vAlign w:val="center"/>
          </w:tcPr>
          <w:p w14:paraId="00000157" w14:textId="77777777" w:rsidR="007B6A64" w:rsidRDefault="00000000">
            <w:pPr>
              <w:spacing w:line="360" w:lineRule="auto"/>
              <w:jc w:val="both"/>
              <w:rPr>
                <w:b w:val="0"/>
                <w:sz w:val="20"/>
                <w:szCs w:val="20"/>
                <w:highlight w:val="yellow"/>
              </w:rPr>
            </w:pPr>
            <w:hyperlink r:id="rId31">
              <w:r>
                <w:rPr>
                  <w:b w:val="0"/>
                  <w:color w:val="0000FF"/>
                  <w:sz w:val="20"/>
                  <w:szCs w:val="20"/>
                  <w:u w:val="single"/>
                </w:rPr>
                <w:t>https://www.youtube.com/watch?v=cZGVzjbJKgY</w:t>
              </w:r>
            </w:hyperlink>
          </w:p>
        </w:tc>
      </w:tr>
      <w:tr w:rsidR="007B6A64" w14:paraId="74FFFE01" w14:textId="77777777">
        <w:trPr>
          <w:trHeight w:val="385"/>
        </w:trPr>
        <w:tc>
          <w:tcPr>
            <w:tcW w:w="2517" w:type="dxa"/>
            <w:tcMar>
              <w:top w:w="100" w:type="dxa"/>
              <w:left w:w="100" w:type="dxa"/>
              <w:bottom w:w="100" w:type="dxa"/>
              <w:right w:w="100" w:type="dxa"/>
            </w:tcMar>
          </w:tcPr>
          <w:p w14:paraId="00000158" w14:textId="77777777" w:rsidR="007B6A64" w:rsidRDefault="00000000">
            <w:pPr>
              <w:spacing w:line="360" w:lineRule="auto"/>
              <w:jc w:val="both"/>
              <w:rPr>
                <w:b w:val="0"/>
                <w:sz w:val="20"/>
                <w:szCs w:val="20"/>
              </w:rPr>
            </w:pPr>
            <w:r>
              <w:rPr>
                <w:b w:val="0"/>
                <w:sz w:val="20"/>
                <w:szCs w:val="20"/>
              </w:rPr>
              <w:t>4.  Anatomía de las especies pecuarias</w:t>
            </w:r>
          </w:p>
          <w:p w14:paraId="00000159" w14:textId="77777777" w:rsidR="007B6A64" w:rsidRDefault="007B6A64">
            <w:pPr>
              <w:spacing w:line="360" w:lineRule="auto"/>
              <w:jc w:val="both"/>
              <w:rPr>
                <w:b w:val="0"/>
                <w:sz w:val="20"/>
                <w:szCs w:val="20"/>
              </w:rPr>
            </w:pPr>
          </w:p>
        </w:tc>
        <w:tc>
          <w:tcPr>
            <w:tcW w:w="2517" w:type="dxa"/>
            <w:tcMar>
              <w:top w:w="100" w:type="dxa"/>
              <w:left w:w="100" w:type="dxa"/>
              <w:bottom w:w="100" w:type="dxa"/>
              <w:right w:w="100" w:type="dxa"/>
            </w:tcMar>
            <w:vAlign w:val="center"/>
          </w:tcPr>
          <w:p w14:paraId="0000015A" w14:textId="2E894F87" w:rsidR="007B6A64" w:rsidRDefault="0018674D">
            <w:pPr>
              <w:spacing w:line="360" w:lineRule="auto"/>
              <w:jc w:val="both"/>
              <w:rPr>
                <w:b w:val="0"/>
                <w:sz w:val="20"/>
                <w:szCs w:val="20"/>
              </w:rPr>
            </w:pPr>
            <w:r>
              <w:rPr>
                <w:b w:val="0"/>
                <w:sz w:val="20"/>
                <w:szCs w:val="20"/>
              </w:rPr>
              <w:t>Agro tendencia</w:t>
            </w:r>
            <w:r w:rsidR="00000000">
              <w:rPr>
                <w:b w:val="0"/>
                <w:sz w:val="20"/>
                <w:szCs w:val="20"/>
              </w:rPr>
              <w:t xml:space="preserve">. (2020, 29 de octubre). </w:t>
            </w:r>
            <w:r w:rsidR="00000000">
              <w:rPr>
                <w:b w:val="0"/>
                <w:i/>
                <w:sz w:val="20"/>
                <w:szCs w:val="20"/>
              </w:rPr>
              <w:t xml:space="preserve">Tecnologías de identificación animal | </w:t>
            </w:r>
            <w:r w:rsidR="00000000">
              <w:rPr>
                <w:b w:val="0"/>
                <w:i/>
                <w:sz w:val="20"/>
                <w:szCs w:val="20"/>
              </w:rPr>
              <w:lastRenderedPageBreak/>
              <w:t>Agro para el siglo 21</w:t>
            </w:r>
            <w:r w:rsidR="00000000">
              <w:rPr>
                <w:b w:val="0"/>
                <w:sz w:val="20"/>
                <w:szCs w:val="20"/>
              </w:rPr>
              <w:t>. [Video]. YouTube.</w:t>
            </w:r>
          </w:p>
        </w:tc>
        <w:tc>
          <w:tcPr>
            <w:tcW w:w="2519" w:type="dxa"/>
            <w:tcMar>
              <w:top w:w="100" w:type="dxa"/>
              <w:left w:w="100" w:type="dxa"/>
              <w:bottom w:w="100" w:type="dxa"/>
              <w:right w:w="100" w:type="dxa"/>
            </w:tcMar>
            <w:vAlign w:val="center"/>
          </w:tcPr>
          <w:p w14:paraId="0000015B" w14:textId="77777777" w:rsidR="007B6A64" w:rsidRDefault="007B6A64">
            <w:pPr>
              <w:spacing w:line="360" w:lineRule="auto"/>
              <w:jc w:val="center"/>
              <w:rPr>
                <w:b w:val="0"/>
                <w:sz w:val="20"/>
                <w:szCs w:val="20"/>
              </w:rPr>
            </w:pPr>
          </w:p>
          <w:p w14:paraId="0000015C" w14:textId="77777777" w:rsidR="007B6A64" w:rsidRDefault="007B6A64">
            <w:pPr>
              <w:spacing w:line="360" w:lineRule="auto"/>
              <w:jc w:val="center"/>
              <w:rPr>
                <w:b w:val="0"/>
                <w:sz w:val="20"/>
                <w:szCs w:val="20"/>
              </w:rPr>
            </w:pPr>
          </w:p>
          <w:p w14:paraId="0000015D" w14:textId="77777777" w:rsidR="007B6A64" w:rsidRDefault="00000000">
            <w:pPr>
              <w:spacing w:line="360" w:lineRule="auto"/>
              <w:jc w:val="center"/>
              <w:rPr>
                <w:b w:val="0"/>
                <w:sz w:val="20"/>
                <w:szCs w:val="20"/>
              </w:rPr>
            </w:pPr>
            <w:r>
              <w:rPr>
                <w:b w:val="0"/>
                <w:sz w:val="20"/>
                <w:szCs w:val="20"/>
              </w:rPr>
              <w:t>Video</w:t>
            </w:r>
          </w:p>
        </w:tc>
        <w:tc>
          <w:tcPr>
            <w:tcW w:w="2519" w:type="dxa"/>
            <w:tcMar>
              <w:top w:w="100" w:type="dxa"/>
              <w:left w:w="100" w:type="dxa"/>
              <w:bottom w:w="100" w:type="dxa"/>
              <w:right w:w="100" w:type="dxa"/>
            </w:tcMar>
            <w:vAlign w:val="center"/>
          </w:tcPr>
          <w:p w14:paraId="0000015E" w14:textId="77777777" w:rsidR="007B6A64" w:rsidRDefault="00000000">
            <w:pPr>
              <w:spacing w:line="360" w:lineRule="auto"/>
              <w:jc w:val="both"/>
              <w:rPr>
                <w:b w:val="0"/>
                <w:sz w:val="20"/>
                <w:szCs w:val="20"/>
                <w:highlight w:val="yellow"/>
              </w:rPr>
            </w:pPr>
            <w:hyperlink r:id="rId32">
              <w:r>
                <w:rPr>
                  <w:b w:val="0"/>
                  <w:color w:val="0000FF"/>
                  <w:sz w:val="20"/>
                  <w:szCs w:val="20"/>
                  <w:u w:val="single"/>
                </w:rPr>
                <w:t>https://www.youtube.com/watch?v=oBd03GITIBM</w:t>
              </w:r>
            </w:hyperlink>
          </w:p>
        </w:tc>
      </w:tr>
      <w:tr w:rsidR="007B6A64" w14:paraId="1BC069CC" w14:textId="77777777">
        <w:trPr>
          <w:trHeight w:val="385"/>
        </w:trPr>
        <w:tc>
          <w:tcPr>
            <w:tcW w:w="2517" w:type="dxa"/>
            <w:tcMar>
              <w:top w:w="100" w:type="dxa"/>
              <w:left w:w="100" w:type="dxa"/>
              <w:bottom w:w="100" w:type="dxa"/>
              <w:right w:w="100" w:type="dxa"/>
            </w:tcMar>
          </w:tcPr>
          <w:p w14:paraId="4D09C3A7" w14:textId="77777777" w:rsidR="00EB6C2B" w:rsidRDefault="00EB6C2B" w:rsidP="00EB6C2B">
            <w:pPr>
              <w:spacing w:line="360" w:lineRule="auto"/>
              <w:jc w:val="both"/>
              <w:rPr>
                <w:b w:val="0"/>
                <w:sz w:val="20"/>
                <w:szCs w:val="20"/>
              </w:rPr>
            </w:pPr>
            <w:r>
              <w:rPr>
                <w:b w:val="0"/>
                <w:sz w:val="20"/>
                <w:szCs w:val="20"/>
              </w:rPr>
              <w:t>4.  Anatomía de las especies pecuarias</w:t>
            </w:r>
          </w:p>
          <w:p w14:paraId="00000160" w14:textId="77777777" w:rsidR="007B6A64" w:rsidRDefault="007B6A64">
            <w:pPr>
              <w:spacing w:line="360" w:lineRule="auto"/>
              <w:jc w:val="both"/>
              <w:rPr>
                <w:b w:val="0"/>
                <w:sz w:val="20"/>
                <w:szCs w:val="20"/>
                <w:highlight w:val="yellow"/>
              </w:rPr>
            </w:pPr>
          </w:p>
        </w:tc>
        <w:tc>
          <w:tcPr>
            <w:tcW w:w="2517" w:type="dxa"/>
            <w:tcMar>
              <w:top w:w="100" w:type="dxa"/>
              <w:left w:w="100" w:type="dxa"/>
              <w:bottom w:w="100" w:type="dxa"/>
              <w:right w:w="100" w:type="dxa"/>
            </w:tcMar>
            <w:vAlign w:val="center"/>
          </w:tcPr>
          <w:p w14:paraId="00000161" w14:textId="77777777" w:rsidR="007B6A64" w:rsidRDefault="00000000">
            <w:pPr>
              <w:spacing w:line="360" w:lineRule="auto"/>
              <w:jc w:val="both"/>
              <w:rPr>
                <w:b w:val="0"/>
                <w:sz w:val="20"/>
                <w:szCs w:val="20"/>
                <w:highlight w:val="yellow"/>
              </w:rPr>
            </w:pPr>
            <w:proofErr w:type="spellStart"/>
            <w:r>
              <w:rPr>
                <w:b w:val="0"/>
                <w:sz w:val="20"/>
                <w:szCs w:val="20"/>
              </w:rPr>
              <w:t>TvAgro</w:t>
            </w:r>
            <w:proofErr w:type="spellEnd"/>
            <w:r>
              <w:rPr>
                <w:b w:val="0"/>
                <w:sz w:val="20"/>
                <w:szCs w:val="20"/>
              </w:rPr>
              <w:t xml:space="preserve">. (2018, 25 de septiembre). INCREÍBLES tratamientos alternativos para ANIMALES - </w:t>
            </w:r>
            <w:proofErr w:type="spellStart"/>
            <w:r>
              <w:rPr>
                <w:b w:val="0"/>
                <w:sz w:val="20"/>
                <w:szCs w:val="20"/>
              </w:rPr>
              <w:t>TvAgro</w:t>
            </w:r>
            <w:proofErr w:type="spellEnd"/>
            <w:r>
              <w:rPr>
                <w:b w:val="0"/>
                <w:sz w:val="20"/>
                <w:szCs w:val="20"/>
              </w:rPr>
              <w:t xml:space="preserve"> por Juan Gonzalo Angel. [Video]. YouTube. </w:t>
            </w:r>
          </w:p>
        </w:tc>
        <w:tc>
          <w:tcPr>
            <w:tcW w:w="2519" w:type="dxa"/>
            <w:tcMar>
              <w:top w:w="100" w:type="dxa"/>
              <w:left w:w="100" w:type="dxa"/>
              <w:bottom w:w="100" w:type="dxa"/>
              <w:right w:w="100" w:type="dxa"/>
            </w:tcMar>
          </w:tcPr>
          <w:p w14:paraId="00000162" w14:textId="77777777" w:rsidR="007B6A64" w:rsidRDefault="007B6A64">
            <w:pPr>
              <w:spacing w:line="360" w:lineRule="auto"/>
              <w:jc w:val="center"/>
              <w:rPr>
                <w:b w:val="0"/>
                <w:sz w:val="20"/>
                <w:szCs w:val="20"/>
              </w:rPr>
            </w:pPr>
          </w:p>
          <w:p w14:paraId="00000163" w14:textId="77777777" w:rsidR="007B6A64" w:rsidRDefault="007B6A64">
            <w:pPr>
              <w:spacing w:line="360" w:lineRule="auto"/>
              <w:jc w:val="center"/>
              <w:rPr>
                <w:b w:val="0"/>
                <w:sz w:val="20"/>
                <w:szCs w:val="20"/>
              </w:rPr>
            </w:pPr>
          </w:p>
          <w:p w14:paraId="00000164" w14:textId="77777777" w:rsidR="007B6A64" w:rsidRDefault="007B6A64">
            <w:pPr>
              <w:spacing w:line="360" w:lineRule="auto"/>
              <w:jc w:val="center"/>
              <w:rPr>
                <w:b w:val="0"/>
                <w:sz w:val="20"/>
                <w:szCs w:val="20"/>
              </w:rPr>
            </w:pPr>
          </w:p>
          <w:p w14:paraId="00000165" w14:textId="77777777" w:rsidR="007B6A64" w:rsidRDefault="007B6A64">
            <w:pPr>
              <w:spacing w:line="360" w:lineRule="auto"/>
              <w:jc w:val="center"/>
              <w:rPr>
                <w:b w:val="0"/>
                <w:sz w:val="20"/>
                <w:szCs w:val="20"/>
              </w:rPr>
            </w:pPr>
          </w:p>
          <w:p w14:paraId="00000166" w14:textId="77777777" w:rsidR="007B6A64" w:rsidRDefault="00000000">
            <w:pPr>
              <w:spacing w:line="360" w:lineRule="auto"/>
              <w:jc w:val="center"/>
              <w:rPr>
                <w:b w:val="0"/>
                <w:sz w:val="20"/>
                <w:szCs w:val="20"/>
                <w:highlight w:val="yellow"/>
              </w:rPr>
            </w:pPr>
            <w:r>
              <w:rPr>
                <w:b w:val="0"/>
                <w:sz w:val="20"/>
                <w:szCs w:val="20"/>
              </w:rPr>
              <w:t>Video</w:t>
            </w:r>
          </w:p>
        </w:tc>
        <w:tc>
          <w:tcPr>
            <w:tcW w:w="2519" w:type="dxa"/>
            <w:tcMar>
              <w:top w:w="100" w:type="dxa"/>
              <w:left w:w="100" w:type="dxa"/>
              <w:bottom w:w="100" w:type="dxa"/>
              <w:right w:w="100" w:type="dxa"/>
            </w:tcMar>
            <w:vAlign w:val="center"/>
          </w:tcPr>
          <w:p w14:paraId="00000167" w14:textId="77777777" w:rsidR="007B6A64" w:rsidRDefault="00000000">
            <w:pPr>
              <w:spacing w:line="360" w:lineRule="auto"/>
              <w:jc w:val="both"/>
              <w:rPr>
                <w:sz w:val="20"/>
                <w:szCs w:val="20"/>
                <w:highlight w:val="yellow"/>
              </w:rPr>
            </w:pPr>
            <w:hyperlink r:id="rId33">
              <w:r>
                <w:rPr>
                  <w:b w:val="0"/>
                  <w:color w:val="0000FF"/>
                  <w:sz w:val="20"/>
                  <w:szCs w:val="20"/>
                  <w:u w:val="single"/>
                </w:rPr>
                <w:t>https://www.youtube.com/watch?v=qCNc27m-CUk</w:t>
              </w:r>
            </w:hyperlink>
          </w:p>
        </w:tc>
      </w:tr>
      <w:tr w:rsidR="007B6A64" w14:paraId="3FA76D48" w14:textId="77777777">
        <w:trPr>
          <w:trHeight w:val="385"/>
        </w:trPr>
        <w:tc>
          <w:tcPr>
            <w:tcW w:w="2517" w:type="dxa"/>
            <w:tcMar>
              <w:top w:w="100" w:type="dxa"/>
              <w:left w:w="100" w:type="dxa"/>
              <w:bottom w:w="100" w:type="dxa"/>
              <w:right w:w="100" w:type="dxa"/>
            </w:tcMar>
          </w:tcPr>
          <w:p w14:paraId="00000168" w14:textId="77777777" w:rsidR="007B6A64" w:rsidRDefault="00000000">
            <w:pPr>
              <w:spacing w:line="360" w:lineRule="auto"/>
              <w:jc w:val="both"/>
              <w:rPr>
                <w:b w:val="0"/>
                <w:sz w:val="20"/>
                <w:szCs w:val="20"/>
              </w:rPr>
            </w:pPr>
            <w:r>
              <w:rPr>
                <w:sz w:val="20"/>
                <w:szCs w:val="20"/>
              </w:rPr>
              <w:t>6. Tratamientos alternativos</w:t>
            </w:r>
          </w:p>
          <w:p w14:paraId="00000169" w14:textId="77777777" w:rsidR="007B6A64" w:rsidRDefault="007B6A64">
            <w:pPr>
              <w:spacing w:line="360" w:lineRule="auto"/>
              <w:jc w:val="both"/>
              <w:rPr>
                <w:b w:val="0"/>
                <w:sz w:val="20"/>
                <w:szCs w:val="20"/>
                <w:highlight w:val="yellow"/>
              </w:rPr>
            </w:pPr>
          </w:p>
        </w:tc>
        <w:tc>
          <w:tcPr>
            <w:tcW w:w="2517" w:type="dxa"/>
            <w:tcMar>
              <w:top w:w="100" w:type="dxa"/>
              <w:left w:w="100" w:type="dxa"/>
              <w:bottom w:w="100" w:type="dxa"/>
              <w:right w:w="100" w:type="dxa"/>
            </w:tcMar>
            <w:vAlign w:val="center"/>
          </w:tcPr>
          <w:p w14:paraId="0000016A" w14:textId="77777777" w:rsidR="007B6A64" w:rsidRDefault="00000000">
            <w:pPr>
              <w:spacing w:line="360" w:lineRule="auto"/>
              <w:jc w:val="both"/>
              <w:rPr>
                <w:b w:val="0"/>
                <w:sz w:val="20"/>
                <w:szCs w:val="20"/>
                <w:highlight w:val="yellow"/>
              </w:rPr>
            </w:pPr>
            <w:proofErr w:type="spellStart"/>
            <w:r>
              <w:rPr>
                <w:b w:val="0"/>
                <w:sz w:val="20"/>
                <w:szCs w:val="20"/>
              </w:rPr>
              <w:t>Senasa</w:t>
            </w:r>
            <w:proofErr w:type="spellEnd"/>
            <w:r>
              <w:rPr>
                <w:b w:val="0"/>
                <w:sz w:val="20"/>
                <w:szCs w:val="20"/>
              </w:rPr>
              <w:t xml:space="preserve"> Comunica. (2017, 24 de agosto). </w:t>
            </w:r>
            <w:r>
              <w:rPr>
                <w:i/>
                <w:sz w:val="20"/>
                <w:szCs w:val="20"/>
              </w:rPr>
              <w:t>Bienestar animal</w:t>
            </w:r>
            <w:r>
              <w:rPr>
                <w:b w:val="0"/>
                <w:sz w:val="20"/>
                <w:szCs w:val="20"/>
              </w:rPr>
              <w:t>. [Video]. YouTube.</w:t>
            </w:r>
          </w:p>
        </w:tc>
        <w:tc>
          <w:tcPr>
            <w:tcW w:w="2519" w:type="dxa"/>
            <w:tcMar>
              <w:top w:w="100" w:type="dxa"/>
              <w:left w:w="100" w:type="dxa"/>
              <w:bottom w:w="100" w:type="dxa"/>
              <w:right w:w="100" w:type="dxa"/>
            </w:tcMar>
          </w:tcPr>
          <w:p w14:paraId="0000016B" w14:textId="77777777" w:rsidR="007B6A64" w:rsidRDefault="007B6A64">
            <w:pPr>
              <w:spacing w:line="360" w:lineRule="auto"/>
              <w:rPr>
                <w:b w:val="0"/>
                <w:sz w:val="20"/>
                <w:szCs w:val="20"/>
              </w:rPr>
            </w:pPr>
          </w:p>
          <w:p w14:paraId="0000016C" w14:textId="77777777" w:rsidR="007B6A64" w:rsidRDefault="007B6A64">
            <w:pPr>
              <w:spacing w:line="360" w:lineRule="auto"/>
              <w:rPr>
                <w:b w:val="0"/>
                <w:sz w:val="20"/>
                <w:szCs w:val="20"/>
              </w:rPr>
            </w:pPr>
          </w:p>
          <w:p w14:paraId="0000016D" w14:textId="77777777" w:rsidR="007B6A64" w:rsidRDefault="007B6A64">
            <w:pPr>
              <w:spacing w:line="360" w:lineRule="auto"/>
              <w:rPr>
                <w:b w:val="0"/>
                <w:sz w:val="20"/>
                <w:szCs w:val="20"/>
              </w:rPr>
            </w:pPr>
          </w:p>
          <w:p w14:paraId="0000016E" w14:textId="77777777" w:rsidR="007B6A64" w:rsidRDefault="00000000">
            <w:pPr>
              <w:spacing w:line="360" w:lineRule="auto"/>
              <w:jc w:val="center"/>
              <w:rPr>
                <w:b w:val="0"/>
                <w:sz w:val="20"/>
                <w:szCs w:val="20"/>
                <w:highlight w:val="yellow"/>
              </w:rPr>
            </w:pPr>
            <w:r>
              <w:rPr>
                <w:b w:val="0"/>
                <w:sz w:val="20"/>
                <w:szCs w:val="20"/>
              </w:rPr>
              <w:t>Video</w:t>
            </w:r>
          </w:p>
        </w:tc>
        <w:tc>
          <w:tcPr>
            <w:tcW w:w="2519" w:type="dxa"/>
            <w:tcMar>
              <w:top w:w="100" w:type="dxa"/>
              <w:left w:w="100" w:type="dxa"/>
              <w:bottom w:w="100" w:type="dxa"/>
              <w:right w:w="100" w:type="dxa"/>
            </w:tcMar>
            <w:vAlign w:val="center"/>
          </w:tcPr>
          <w:p w14:paraId="0000016F" w14:textId="77777777" w:rsidR="007B6A64" w:rsidRDefault="00000000">
            <w:pPr>
              <w:spacing w:line="360" w:lineRule="auto"/>
              <w:jc w:val="both"/>
              <w:rPr>
                <w:b w:val="0"/>
                <w:sz w:val="20"/>
                <w:szCs w:val="20"/>
                <w:highlight w:val="yellow"/>
              </w:rPr>
            </w:pPr>
            <w:hyperlink r:id="rId34">
              <w:r>
                <w:rPr>
                  <w:b w:val="0"/>
                  <w:color w:val="0000FF"/>
                  <w:sz w:val="20"/>
                  <w:szCs w:val="20"/>
                  <w:u w:val="single"/>
                </w:rPr>
                <w:t>https://www.youtube.com/watch?v=eJymjFBeJNE</w:t>
              </w:r>
            </w:hyperlink>
          </w:p>
        </w:tc>
      </w:tr>
      <w:tr w:rsidR="007B6A64" w14:paraId="15184983" w14:textId="77777777">
        <w:trPr>
          <w:trHeight w:val="385"/>
        </w:trPr>
        <w:tc>
          <w:tcPr>
            <w:tcW w:w="2517" w:type="dxa"/>
            <w:tcMar>
              <w:top w:w="100" w:type="dxa"/>
              <w:left w:w="100" w:type="dxa"/>
              <w:bottom w:w="100" w:type="dxa"/>
              <w:right w:w="100" w:type="dxa"/>
            </w:tcMar>
          </w:tcPr>
          <w:p w14:paraId="00000170" w14:textId="4220EF26" w:rsidR="007B6A64" w:rsidRDefault="00000000">
            <w:pPr>
              <w:spacing w:line="360" w:lineRule="auto"/>
              <w:jc w:val="both"/>
              <w:rPr>
                <w:b w:val="0"/>
                <w:sz w:val="20"/>
                <w:szCs w:val="20"/>
              </w:rPr>
            </w:pPr>
            <w:r>
              <w:rPr>
                <w:sz w:val="20"/>
                <w:szCs w:val="20"/>
              </w:rPr>
              <w:t>7</w:t>
            </w:r>
            <w:r w:rsidR="00EB6C2B">
              <w:rPr>
                <w:sz w:val="20"/>
                <w:szCs w:val="20"/>
              </w:rPr>
              <w:t>.  Registro</w:t>
            </w:r>
          </w:p>
          <w:p w14:paraId="00000171" w14:textId="77777777" w:rsidR="007B6A64" w:rsidRDefault="007B6A64">
            <w:pPr>
              <w:spacing w:line="360" w:lineRule="auto"/>
              <w:jc w:val="both"/>
              <w:rPr>
                <w:b w:val="0"/>
                <w:sz w:val="20"/>
                <w:szCs w:val="20"/>
                <w:highlight w:val="yellow"/>
              </w:rPr>
            </w:pPr>
          </w:p>
        </w:tc>
        <w:tc>
          <w:tcPr>
            <w:tcW w:w="2517" w:type="dxa"/>
            <w:tcMar>
              <w:top w:w="100" w:type="dxa"/>
              <w:left w:w="100" w:type="dxa"/>
              <w:bottom w:w="100" w:type="dxa"/>
              <w:right w:w="100" w:type="dxa"/>
            </w:tcMar>
            <w:vAlign w:val="center"/>
          </w:tcPr>
          <w:p w14:paraId="00000172" w14:textId="77777777" w:rsidR="007B6A64" w:rsidRDefault="00000000">
            <w:pPr>
              <w:spacing w:line="360" w:lineRule="auto"/>
              <w:jc w:val="both"/>
              <w:rPr>
                <w:b w:val="0"/>
                <w:sz w:val="20"/>
                <w:szCs w:val="20"/>
              </w:rPr>
            </w:pPr>
            <w:r>
              <w:rPr>
                <w:b w:val="0"/>
                <w:sz w:val="20"/>
                <w:szCs w:val="20"/>
              </w:rPr>
              <w:t xml:space="preserve">COASGROP HIJOS DEL CAMPO. (2021, 26 de agosto). </w:t>
            </w:r>
            <w:r>
              <w:rPr>
                <w:i/>
                <w:sz w:val="20"/>
                <w:szCs w:val="20"/>
              </w:rPr>
              <w:t>Bioseguridad en las explotaciones pecuarias</w:t>
            </w:r>
            <w:r>
              <w:rPr>
                <w:b w:val="0"/>
                <w:sz w:val="20"/>
                <w:szCs w:val="20"/>
              </w:rPr>
              <w:t>. [Video]. YouTube.</w:t>
            </w:r>
          </w:p>
        </w:tc>
        <w:tc>
          <w:tcPr>
            <w:tcW w:w="2519" w:type="dxa"/>
            <w:tcMar>
              <w:top w:w="100" w:type="dxa"/>
              <w:left w:w="100" w:type="dxa"/>
              <w:bottom w:w="100" w:type="dxa"/>
              <w:right w:w="100" w:type="dxa"/>
            </w:tcMar>
          </w:tcPr>
          <w:p w14:paraId="00000173" w14:textId="77777777" w:rsidR="007B6A64" w:rsidRDefault="007B6A64">
            <w:pPr>
              <w:spacing w:line="360" w:lineRule="auto"/>
              <w:rPr>
                <w:b w:val="0"/>
                <w:sz w:val="20"/>
                <w:szCs w:val="20"/>
              </w:rPr>
            </w:pPr>
          </w:p>
          <w:p w14:paraId="00000174" w14:textId="77777777" w:rsidR="007B6A64" w:rsidRDefault="007B6A64">
            <w:pPr>
              <w:spacing w:line="360" w:lineRule="auto"/>
              <w:rPr>
                <w:b w:val="0"/>
                <w:sz w:val="20"/>
                <w:szCs w:val="20"/>
              </w:rPr>
            </w:pPr>
          </w:p>
          <w:p w14:paraId="00000175" w14:textId="77777777" w:rsidR="007B6A64" w:rsidRDefault="007B6A64">
            <w:pPr>
              <w:spacing w:line="360" w:lineRule="auto"/>
              <w:rPr>
                <w:b w:val="0"/>
                <w:sz w:val="20"/>
                <w:szCs w:val="20"/>
              </w:rPr>
            </w:pPr>
          </w:p>
          <w:p w14:paraId="00000176" w14:textId="77777777" w:rsidR="007B6A64" w:rsidRDefault="007B6A64">
            <w:pPr>
              <w:spacing w:line="360" w:lineRule="auto"/>
              <w:rPr>
                <w:b w:val="0"/>
                <w:sz w:val="20"/>
                <w:szCs w:val="20"/>
              </w:rPr>
            </w:pPr>
          </w:p>
          <w:p w14:paraId="00000177" w14:textId="77777777" w:rsidR="007B6A64" w:rsidRDefault="00000000">
            <w:pPr>
              <w:spacing w:line="360" w:lineRule="auto"/>
              <w:jc w:val="center"/>
              <w:rPr>
                <w:b w:val="0"/>
                <w:sz w:val="20"/>
                <w:szCs w:val="20"/>
                <w:highlight w:val="yellow"/>
              </w:rPr>
            </w:pPr>
            <w:r>
              <w:rPr>
                <w:b w:val="0"/>
                <w:sz w:val="20"/>
                <w:szCs w:val="20"/>
              </w:rPr>
              <w:t>Video</w:t>
            </w:r>
          </w:p>
        </w:tc>
        <w:tc>
          <w:tcPr>
            <w:tcW w:w="2519" w:type="dxa"/>
            <w:tcMar>
              <w:top w:w="100" w:type="dxa"/>
              <w:left w:w="100" w:type="dxa"/>
              <w:bottom w:w="100" w:type="dxa"/>
              <w:right w:w="100" w:type="dxa"/>
            </w:tcMar>
            <w:vAlign w:val="center"/>
          </w:tcPr>
          <w:p w14:paraId="00000178" w14:textId="77777777" w:rsidR="007B6A64" w:rsidRDefault="00000000">
            <w:pPr>
              <w:spacing w:line="360" w:lineRule="auto"/>
              <w:jc w:val="both"/>
              <w:rPr>
                <w:sz w:val="20"/>
                <w:szCs w:val="20"/>
                <w:highlight w:val="yellow"/>
              </w:rPr>
            </w:pPr>
            <w:hyperlink r:id="rId35">
              <w:r>
                <w:rPr>
                  <w:b w:val="0"/>
                  <w:color w:val="0000FF"/>
                  <w:sz w:val="20"/>
                  <w:szCs w:val="20"/>
                  <w:u w:val="single"/>
                </w:rPr>
                <w:t>https://www.youtube.com/watch?v=zgWVX_cWMeo</w:t>
              </w:r>
            </w:hyperlink>
          </w:p>
        </w:tc>
      </w:tr>
    </w:tbl>
    <w:p w14:paraId="00000179" w14:textId="77777777" w:rsidR="007B6A64" w:rsidRDefault="007B6A64">
      <w:pPr>
        <w:spacing w:line="360" w:lineRule="auto"/>
        <w:jc w:val="both"/>
        <w:rPr>
          <w:sz w:val="20"/>
          <w:szCs w:val="20"/>
          <w:highlight w:val="yellow"/>
        </w:rPr>
      </w:pPr>
    </w:p>
    <w:p w14:paraId="0000017A" w14:textId="77777777" w:rsidR="007B6A64" w:rsidRDefault="00000000">
      <w:pPr>
        <w:numPr>
          <w:ilvl w:val="0"/>
          <w:numId w:val="6"/>
        </w:numPr>
        <w:pBdr>
          <w:top w:val="nil"/>
          <w:left w:val="nil"/>
          <w:bottom w:val="nil"/>
          <w:right w:val="nil"/>
          <w:between w:val="nil"/>
        </w:pBdr>
        <w:spacing w:line="360" w:lineRule="auto"/>
        <w:jc w:val="both"/>
        <w:rPr>
          <w:b/>
          <w:color w:val="000000"/>
          <w:sz w:val="20"/>
          <w:szCs w:val="20"/>
        </w:rPr>
      </w:pPr>
      <w:r>
        <w:rPr>
          <w:b/>
          <w:color w:val="000000"/>
          <w:sz w:val="20"/>
          <w:szCs w:val="20"/>
        </w:rPr>
        <w:t xml:space="preserve">GLOSARIO </w:t>
      </w:r>
    </w:p>
    <w:p w14:paraId="0000017B" w14:textId="77777777" w:rsidR="007B6A64" w:rsidRDefault="007B6A64">
      <w:pPr>
        <w:pBdr>
          <w:top w:val="nil"/>
          <w:left w:val="nil"/>
          <w:bottom w:val="nil"/>
          <w:right w:val="nil"/>
          <w:between w:val="nil"/>
        </w:pBdr>
        <w:spacing w:line="360" w:lineRule="auto"/>
        <w:jc w:val="both"/>
        <w:rPr>
          <w:sz w:val="20"/>
          <w:szCs w:val="20"/>
          <w:highlight w:val="yellow"/>
        </w:rPr>
      </w:pPr>
    </w:p>
    <w:tbl>
      <w:tblPr>
        <w:tblStyle w:val="a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7B6A64" w14:paraId="5FC8DEB6" w14:textId="77777777">
        <w:trPr>
          <w:trHeight w:val="214"/>
        </w:trPr>
        <w:tc>
          <w:tcPr>
            <w:tcW w:w="2122" w:type="dxa"/>
            <w:shd w:val="clear" w:color="auto" w:fill="F9CB9C"/>
            <w:tcMar>
              <w:top w:w="100" w:type="dxa"/>
              <w:left w:w="100" w:type="dxa"/>
              <w:bottom w:w="100" w:type="dxa"/>
              <w:right w:w="100" w:type="dxa"/>
            </w:tcMar>
          </w:tcPr>
          <w:p w14:paraId="0000017C" w14:textId="77777777" w:rsidR="007B6A64" w:rsidRDefault="00000000">
            <w:pPr>
              <w:spacing w:line="360" w:lineRule="auto"/>
              <w:jc w:val="both"/>
              <w:rPr>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7D" w14:textId="77777777" w:rsidR="007B6A64" w:rsidRDefault="00000000">
            <w:pPr>
              <w:spacing w:line="360" w:lineRule="auto"/>
              <w:jc w:val="both"/>
              <w:rPr>
                <w:sz w:val="20"/>
                <w:szCs w:val="20"/>
              </w:rPr>
            </w:pPr>
            <w:r>
              <w:rPr>
                <w:sz w:val="20"/>
                <w:szCs w:val="20"/>
              </w:rPr>
              <w:t>SIGNIFICADO</w:t>
            </w:r>
          </w:p>
        </w:tc>
      </w:tr>
      <w:tr w:rsidR="007B6A64" w14:paraId="3814C7D5" w14:textId="77777777">
        <w:trPr>
          <w:trHeight w:val="253"/>
        </w:trPr>
        <w:tc>
          <w:tcPr>
            <w:tcW w:w="2122" w:type="dxa"/>
            <w:tcMar>
              <w:top w:w="100" w:type="dxa"/>
              <w:left w:w="100" w:type="dxa"/>
              <w:bottom w:w="100" w:type="dxa"/>
              <w:right w:w="100" w:type="dxa"/>
            </w:tcMar>
          </w:tcPr>
          <w:p w14:paraId="0000017E" w14:textId="77777777" w:rsidR="007B6A64" w:rsidRDefault="00000000">
            <w:pPr>
              <w:spacing w:line="360" w:lineRule="auto"/>
              <w:jc w:val="both"/>
              <w:rPr>
                <w:sz w:val="20"/>
                <w:szCs w:val="20"/>
                <w:highlight w:val="yellow"/>
              </w:rPr>
            </w:pPr>
            <w:proofErr w:type="spellStart"/>
            <w:r>
              <w:rPr>
                <w:sz w:val="20"/>
                <w:szCs w:val="20"/>
              </w:rPr>
              <w:t>Bacteridiano</w:t>
            </w:r>
            <w:proofErr w:type="spellEnd"/>
          </w:p>
        </w:tc>
        <w:tc>
          <w:tcPr>
            <w:tcW w:w="7840" w:type="dxa"/>
            <w:tcMar>
              <w:top w:w="100" w:type="dxa"/>
              <w:left w:w="100" w:type="dxa"/>
              <w:bottom w:w="100" w:type="dxa"/>
              <w:right w:w="100" w:type="dxa"/>
            </w:tcMar>
          </w:tcPr>
          <w:p w14:paraId="0000017F" w14:textId="287EE6A2" w:rsidR="007B6A64" w:rsidRDefault="00F91613">
            <w:pPr>
              <w:spacing w:line="360" w:lineRule="auto"/>
              <w:jc w:val="both"/>
              <w:rPr>
                <w:b w:val="0"/>
                <w:sz w:val="20"/>
                <w:szCs w:val="20"/>
                <w:highlight w:val="yellow"/>
              </w:rPr>
            </w:pPr>
            <w:r>
              <w:rPr>
                <w:b w:val="0"/>
                <w:sz w:val="20"/>
                <w:szCs w:val="20"/>
              </w:rPr>
              <w:t>c</w:t>
            </w:r>
            <w:r w:rsidR="00000000">
              <w:rPr>
                <w:b w:val="0"/>
                <w:sz w:val="20"/>
                <w:szCs w:val="20"/>
              </w:rPr>
              <w:t>arbunco o ántrax es una enfermedad infecciosa zoonótica, causada por una bacteria formadora de esporas</w:t>
            </w:r>
          </w:p>
        </w:tc>
      </w:tr>
      <w:tr w:rsidR="007B6A64" w14:paraId="1042F672" w14:textId="77777777">
        <w:trPr>
          <w:trHeight w:val="253"/>
        </w:trPr>
        <w:tc>
          <w:tcPr>
            <w:tcW w:w="2122" w:type="dxa"/>
            <w:tcMar>
              <w:top w:w="100" w:type="dxa"/>
              <w:left w:w="100" w:type="dxa"/>
              <w:bottom w:w="100" w:type="dxa"/>
              <w:right w:w="100" w:type="dxa"/>
            </w:tcMar>
          </w:tcPr>
          <w:p w14:paraId="00000180" w14:textId="77777777" w:rsidR="007B6A64" w:rsidRDefault="00000000">
            <w:pPr>
              <w:spacing w:line="360" w:lineRule="auto"/>
              <w:jc w:val="both"/>
              <w:rPr>
                <w:sz w:val="20"/>
                <w:szCs w:val="20"/>
                <w:highlight w:val="yellow"/>
              </w:rPr>
            </w:pPr>
            <w:r>
              <w:rPr>
                <w:sz w:val="20"/>
                <w:szCs w:val="20"/>
              </w:rPr>
              <w:t>Encefalomielitis</w:t>
            </w:r>
          </w:p>
        </w:tc>
        <w:tc>
          <w:tcPr>
            <w:tcW w:w="7840" w:type="dxa"/>
            <w:tcMar>
              <w:top w:w="100" w:type="dxa"/>
              <w:left w:w="100" w:type="dxa"/>
              <w:bottom w:w="100" w:type="dxa"/>
              <w:right w:w="100" w:type="dxa"/>
            </w:tcMar>
          </w:tcPr>
          <w:p w14:paraId="00000181" w14:textId="60E6FD40" w:rsidR="007B6A64" w:rsidRDefault="00F91613">
            <w:pPr>
              <w:spacing w:line="360" w:lineRule="auto"/>
              <w:jc w:val="both"/>
              <w:rPr>
                <w:b w:val="0"/>
                <w:sz w:val="20"/>
                <w:szCs w:val="20"/>
              </w:rPr>
            </w:pPr>
            <w:r>
              <w:rPr>
                <w:b w:val="0"/>
                <w:sz w:val="20"/>
                <w:szCs w:val="20"/>
              </w:rPr>
              <w:t>e</w:t>
            </w:r>
            <w:r w:rsidR="00000000">
              <w:rPr>
                <w:b w:val="0"/>
                <w:sz w:val="20"/>
                <w:szCs w:val="20"/>
              </w:rPr>
              <w:t>s una virosis equina transmitida por moscos causando inflamación de cerebro en animales la ser zoonótica</w:t>
            </w:r>
          </w:p>
        </w:tc>
      </w:tr>
      <w:tr w:rsidR="007B6A64" w14:paraId="73F53280" w14:textId="77777777">
        <w:trPr>
          <w:trHeight w:val="253"/>
        </w:trPr>
        <w:tc>
          <w:tcPr>
            <w:tcW w:w="2122" w:type="dxa"/>
            <w:tcMar>
              <w:top w:w="100" w:type="dxa"/>
              <w:left w:w="100" w:type="dxa"/>
              <w:bottom w:w="100" w:type="dxa"/>
              <w:right w:w="100" w:type="dxa"/>
            </w:tcMar>
          </w:tcPr>
          <w:p w14:paraId="00000182" w14:textId="77777777" w:rsidR="007B6A64" w:rsidRDefault="00000000">
            <w:pPr>
              <w:spacing w:line="360" w:lineRule="auto"/>
              <w:jc w:val="both"/>
              <w:rPr>
                <w:sz w:val="20"/>
                <w:szCs w:val="20"/>
              </w:rPr>
            </w:pPr>
            <w:r>
              <w:rPr>
                <w:sz w:val="20"/>
                <w:szCs w:val="20"/>
              </w:rPr>
              <w:t>Enfermedad</w:t>
            </w:r>
          </w:p>
        </w:tc>
        <w:tc>
          <w:tcPr>
            <w:tcW w:w="7840" w:type="dxa"/>
            <w:tcMar>
              <w:top w:w="100" w:type="dxa"/>
              <w:left w:w="100" w:type="dxa"/>
              <w:bottom w:w="100" w:type="dxa"/>
              <w:right w:w="100" w:type="dxa"/>
            </w:tcMar>
          </w:tcPr>
          <w:p w14:paraId="00000183" w14:textId="281496AD" w:rsidR="007B6A64" w:rsidRDefault="00F91613">
            <w:pPr>
              <w:spacing w:line="360" w:lineRule="auto"/>
              <w:jc w:val="both"/>
              <w:rPr>
                <w:b w:val="0"/>
                <w:sz w:val="20"/>
                <w:szCs w:val="20"/>
              </w:rPr>
            </w:pPr>
            <w:r>
              <w:rPr>
                <w:b w:val="0"/>
                <w:sz w:val="20"/>
                <w:szCs w:val="20"/>
              </w:rPr>
              <w:t>e</w:t>
            </w:r>
            <w:r w:rsidR="00000000">
              <w:rPr>
                <w:b w:val="0"/>
                <w:sz w:val="20"/>
                <w:szCs w:val="20"/>
              </w:rPr>
              <w:t>s la alteración, en su funcionamiento o en su estructura de cualquier parte del organismo animal, causada por la presencia de causas externas o internas del animal, comenzando generalmente con una modificación de la estructura orgánica, que produce una alteración de la función del respectivo órgano.</w:t>
            </w:r>
          </w:p>
        </w:tc>
      </w:tr>
      <w:tr w:rsidR="007B6A64" w14:paraId="209F5675" w14:textId="77777777">
        <w:trPr>
          <w:trHeight w:val="253"/>
        </w:trPr>
        <w:tc>
          <w:tcPr>
            <w:tcW w:w="2122" w:type="dxa"/>
            <w:tcMar>
              <w:top w:w="100" w:type="dxa"/>
              <w:left w:w="100" w:type="dxa"/>
              <w:bottom w:w="100" w:type="dxa"/>
              <w:right w:w="100" w:type="dxa"/>
            </w:tcMar>
          </w:tcPr>
          <w:p w14:paraId="00000184" w14:textId="77777777" w:rsidR="007B6A64" w:rsidRDefault="00000000">
            <w:pPr>
              <w:spacing w:line="360" w:lineRule="auto"/>
              <w:jc w:val="both"/>
              <w:rPr>
                <w:sz w:val="20"/>
                <w:szCs w:val="20"/>
                <w:highlight w:val="yellow"/>
              </w:rPr>
            </w:pPr>
            <w:proofErr w:type="spellStart"/>
            <w:r>
              <w:rPr>
                <w:sz w:val="20"/>
                <w:szCs w:val="20"/>
              </w:rPr>
              <w:t>Enzootica</w:t>
            </w:r>
            <w:proofErr w:type="spellEnd"/>
          </w:p>
        </w:tc>
        <w:tc>
          <w:tcPr>
            <w:tcW w:w="7840" w:type="dxa"/>
            <w:tcMar>
              <w:top w:w="100" w:type="dxa"/>
              <w:left w:w="100" w:type="dxa"/>
              <w:bottom w:w="100" w:type="dxa"/>
              <w:right w:w="100" w:type="dxa"/>
            </w:tcMar>
          </w:tcPr>
          <w:p w14:paraId="00000185" w14:textId="4806E7A1" w:rsidR="007B6A64" w:rsidRDefault="00F91613">
            <w:pPr>
              <w:spacing w:line="360" w:lineRule="auto"/>
              <w:jc w:val="both"/>
              <w:rPr>
                <w:b w:val="0"/>
                <w:sz w:val="20"/>
                <w:szCs w:val="20"/>
                <w:highlight w:val="yellow"/>
              </w:rPr>
            </w:pPr>
            <w:r>
              <w:rPr>
                <w:b w:val="0"/>
                <w:sz w:val="20"/>
                <w:szCs w:val="20"/>
              </w:rPr>
              <w:t>e</w:t>
            </w:r>
            <w:r w:rsidR="00000000">
              <w:rPr>
                <w:b w:val="0"/>
                <w:sz w:val="20"/>
                <w:szCs w:val="20"/>
              </w:rPr>
              <w:t>nfermedad presente en una población en un área, granja región etc</w:t>
            </w:r>
            <w:r>
              <w:rPr>
                <w:b w:val="0"/>
                <w:sz w:val="20"/>
                <w:szCs w:val="20"/>
              </w:rPr>
              <w:t>.</w:t>
            </w:r>
          </w:p>
        </w:tc>
      </w:tr>
      <w:tr w:rsidR="007B6A64" w14:paraId="1BC48705" w14:textId="77777777">
        <w:trPr>
          <w:trHeight w:val="253"/>
        </w:trPr>
        <w:tc>
          <w:tcPr>
            <w:tcW w:w="2122" w:type="dxa"/>
            <w:tcMar>
              <w:top w:w="100" w:type="dxa"/>
              <w:left w:w="100" w:type="dxa"/>
              <w:bottom w:w="100" w:type="dxa"/>
              <w:right w:w="100" w:type="dxa"/>
            </w:tcMar>
          </w:tcPr>
          <w:p w14:paraId="00000186" w14:textId="77777777" w:rsidR="007B6A64" w:rsidRDefault="00000000">
            <w:pPr>
              <w:spacing w:line="360" w:lineRule="auto"/>
              <w:jc w:val="both"/>
              <w:rPr>
                <w:b w:val="0"/>
                <w:sz w:val="20"/>
                <w:szCs w:val="20"/>
                <w:highlight w:val="yellow"/>
              </w:rPr>
            </w:pPr>
            <w:r>
              <w:rPr>
                <w:sz w:val="20"/>
                <w:szCs w:val="20"/>
              </w:rPr>
              <w:lastRenderedPageBreak/>
              <w:t>Infección</w:t>
            </w:r>
          </w:p>
        </w:tc>
        <w:tc>
          <w:tcPr>
            <w:tcW w:w="7840" w:type="dxa"/>
            <w:tcMar>
              <w:top w:w="100" w:type="dxa"/>
              <w:left w:w="100" w:type="dxa"/>
              <w:bottom w:w="100" w:type="dxa"/>
              <w:right w:w="100" w:type="dxa"/>
            </w:tcMar>
          </w:tcPr>
          <w:p w14:paraId="00000187" w14:textId="7577C3B7" w:rsidR="007B6A64" w:rsidRDefault="00F91613">
            <w:pPr>
              <w:spacing w:line="360" w:lineRule="auto"/>
              <w:jc w:val="both"/>
              <w:rPr>
                <w:b w:val="0"/>
                <w:sz w:val="20"/>
                <w:szCs w:val="20"/>
                <w:highlight w:val="yellow"/>
              </w:rPr>
            </w:pPr>
            <w:r>
              <w:rPr>
                <w:b w:val="0"/>
                <w:sz w:val="20"/>
                <w:szCs w:val="20"/>
              </w:rPr>
              <w:t>e</w:t>
            </w:r>
            <w:r w:rsidR="00000000">
              <w:rPr>
                <w:b w:val="0"/>
                <w:sz w:val="20"/>
                <w:szCs w:val="20"/>
              </w:rPr>
              <w:t>s la exposición a un agente etiológico, la cual puede ir seguida o no de enfermedad, dependiendo del grado de inmunidad del huésped, de si está bien nutrido, si está bajo condiciones de estrés, o si tiene alguna otra infección previa, que le impida hacerle frente a la nueva infección.</w:t>
            </w:r>
          </w:p>
        </w:tc>
      </w:tr>
      <w:tr w:rsidR="007B6A64" w14:paraId="5D7C8D5A" w14:textId="77777777">
        <w:trPr>
          <w:trHeight w:val="253"/>
        </w:trPr>
        <w:tc>
          <w:tcPr>
            <w:tcW w:w="2122" w:type="dxa"/>
            <w:tcMar>
              <w:top w:w="100" w:type="dxa"/>
              <w:left w:w="100" w:type="dxa"/>
              <w:bottom w:w="100" w:type="dxa"/>
              <w:right w:w="100" w:type="dxa"/>
            </w:tcMar>
          </w:tcPr>
          <w:p w14:paraId="00000188" w14:textId="77777777" w:rsidR="007B6A64" w:rsidRDefault="00000000">
            <w:pPr>
              <w:spacing w:line="360" w:lineRule="auto"/>
              <w:jc w:val="both"/>
              <w:rPr>
                <w:sz w:val="20"/>
                <w:szCs w:val="20"/>
                <w:highlight w:val="yellow"/>
              </w:rPr>
            </w:pPr>
            <w:r>
              <w:rPr>
                <w:sz w:val="20"/>
                <w:szCs w:val="20"/>
              </w:rPr>
              <w:t>Inflamación</w:t>
            </w:r>
          </w:p>
        </w:tc>
        <w:tc>
          <w:tcPr>
            <w:tcW w:w="7840" w:type="dxa"/>
            <w:tcMar>
              <w:top w:w="100" w:type="dxa"/>
              <w:left w:w="100" w:type="dxa"/>
              <w:bottom w:w="100" w:type="dxa"/>
              <w:right w:w="100" w:type="dxa"/>
            </w:tcMar>
          </w:tcPr>
          <w:p w14:paraId="00000189" w14:textId="355088AF" w:rsidR="007B6A64" w:rsidRDefault="00F91613">
            <w:pPr>
              <w:spacing w:line="360" w:lineRule="auto"/>
              <w:jc w:val="both"/>
              <w:rPr>
                <w:b w:val="0"/>
                <w:sz w:val="20"/>
                <w:szCs w:val="20"/>
              </w:rPr>
            </w:pPr>
            <w:r>
              <w:rPr>
                <w:b w:val="0"/>
                <w:sz w:val="20"/>
                <w:szCs w:val="20"/>
              </w:rPr>
              <w:t>e</w:t>
            </w:r>
            <w:r w:rsidR="00000000">
              <w:rPr>
                <w:b w:val="0"/>
                <w:sz w:val="20"/>
                <w:szCs w:val="20"/>
              </w:rPr>
              <w:t xml:space="preserve">s un proceso de reacción del organismo hacia una causa irritante, la cual puede ser de origen animado o inanimado. Los animales animados pueden ser los gérmenes patógenos: bacterias o virus, parásitos, etc. Inanimados, como las sustancias químicas y </w:t>
            </w:r>
            <w:r w:rsidR="0018674D">
              <w:rPr>
                <w:b w:val="0"/>
                <w:sz w:val="20"/>
                <w:szCs w:val="20"/>
              </w:rPr>
              <w:t>los físicos</w:t>
            </w:r>
            <w:r w:rsidR="00000000">
              <w:rPr>
                <w:b w:val="0"/>
                <w:sz w:val="20"/>
                <w:szCs w:val="20"/>
              </w:rPr>
              <w:t>.</w:t>
            </w:r>
          </w:p>
          <w:p w14:paraId="0000018A" w14:textId="77777777" w:rsidR="007B6A64" w:rsidRDefault="00000000">
            <w:pPr>
              <w:spacing w:line="360" w:lineRule="auto"/>
              <w:jc w:val="both"/>
              <w:rPr>
                <w:b w:val="0"/>
                <w:sz w:val="20"/>
                <w:szCs w:val="20"/>
                <w:highlight w:val="yellow"/>
              </w:rPr>
            </w:pPr>
            <w:r>
              <w:rPr>
                <w:b w:val="0"/>
                <w:sz w:val="20"/>
                <w:szCs w:val="20"/>
              </w:rPr>
              <w:t>Hay síntomas de la inflamación como son: dolor, calor, enrojecimiento, hinchazón y alteración de la función del órgano afectado.</w:t>
            </w:r>
          </w:p>
        </w:tc>
      </w:tr>
      <w:tr w:rsidR="007B6A64" w14:paraId="0E479AED" w14:textId="77777777">
        <w:trPr>
          <w:trHeight w:val="253"/>
        </w:trPr>
        <w:tc>
          <w:tcPr>
            <w:tcW w:w="2122" w:type="dxa"/>
            <w:tcMar>
              <w:top w:w="100" w:type="dxa"/>
              <w:left w:w="100" w:type="dxa"/>
              <w:bottom w:w="100" w:type="dxa"/>
              <w:right w:w="100" w:type="dxa"/>
            </w:tcMar>
          </w:tcPr>
          <w:p w14:paraId="0000018B" w14:textId="77777777" w:rsidR="007B6A64" w:rsidRDefault="00000000">
            <w:pPr>
              <w:spacing w:line="360" w:lineRule="auto"/>
              <w:jc w:val="both"/>
              <w:rPr>
                <w:sz w:val="20"/>
                <w:szCs w:val="20"/>
              </w:rPr>
            </w:pPr>
            <w:r>
              <w:rPr>
                <w:sz w:val="20"/>
                <w:szCs w:val="20"/>
              </w:rPr>
              <w:t>Micosis</w:t>
            </w:r>
          </w:p>
        </w:tc>
        <w:tc>
          <w:tcPr>
            <w:tcW w:w="7840" w:type="dxa"/>
            <w:tcMar>
              <w:top w:w="100" w:type="dxa"/>
              <w:left w:w="100" w:type="dxa"/>
              <w:bottom w:w="100" w:type="dxa"/>
              <w:right w:w="100" w:type="dxa"/>
            </w:tcMar>
          </w:tcPr>
          <w:p w14:paraId="0000018C" w14:textId="2777C022" w:rsidR="007B6A64" w:rsidRDefault="00F91613">
            <w:pPr>
              <w:spacing w:line="360" w:lineRule="auto"/>
              <w:jc w:val="both"/>
              <w:rPr>
                <w:b w:val="0"/>
                <w:sz w:val="20"/>
                <w:szCs w:val="20"/>
              </w:rPr>
            </w:pPr>
            <w:r>
              <w:rPr>
                <w:b w:val="0"/>
                <w:sz w:val="20"/>
                <w:szCs w:val="20"/>
              </w:rPr>
              <w:t>e</w:t>
            </w:r>
            <w:r w:rsidR="00000000">
              <w:rPr>
                <w:b w:val="0"/>
                <w:sz w:val="20"/>
                <w:szCs w:val="20"/>
              </w:rPr>
              <w:t>nfermedad producida por hongos y afecta a cualquier especie</w:t>
            </w:r>
          </w:p>
        </w:tc>
      </w:tr>
      <w:tr w:rsidR="007B6A64" w14:paraId="6C0F38C8" w14:textId="77777777">
        <w:trPr>
          <w:trHeight w:val="253"/>
        </w:trPr>
        <w:tc>
          <w:tcPr>
            <w:tcW w:w="2122" w:type="dxa"/>
            <w:tcMar>
              <w:top w:w="100" w:type="dxa"/>
              <w:left w:w="100" w:type="dxa"/>
              <w:bottom w:w="100" w:type="dxa"/>
              <w:right w:w="100" w:type="dxa"/>
            </w:tcMar>
          </w:tcPr>
          <w:p w14:paraId="0000018D" w14:textId="77777777" w:rsidR="007B6A64" w:rsidRDefault="00000000">
            <w:pPr>
              <w:spacing w:line="360" w:lineRule="auto"/>
              <w:jc w:val="both"/>
              <w:rPr>
                <w:sz w:val="20"/>
                <w:szCs w:val="20"/>
              </w:rPr>
            </w:pPr>
            <w:r>
              <w:rPr>
                <w:sz w:val="20"/>
                <w:szCs w:val="20"/>
              </w:rPr>
              <w:t>Salud</w:t>
            </w:r>
          </w:p>
        </w:tc>
        <w:tc>
          <w:tcPr>
            <w:tcW w:w="7840" w:type="dxa"/>
            <w:tcMar>
              <w:top w:w="100" w:type="dxa"/>
              <w:left w:w="100" w:type="dxa"/>
              <w:bottom w:w="100" w:type="dxa"/>
              <w:right w:w="100" w:type="dxa"/>
            </w:tcMar>
          </w:tcPr>
          <w:p w14:paraId="0000018E" w14:textId="3C42E1E7" w:rsidR="007B6A64" w:rsidRDefault="00F91613">
            <w:pPr>
              <w:spacing w:line="360" w:lineRule="auto"/>
              <w:jc w:val="both"/>
              <w:rPr>
                <w:b w:val="0"/>
                <w:sz w:val="20"/>
                <w:szCs w:val="20"/>
              </w:rPr>
            </w:pPr>
            <w:r>
              <w:rPr>
                <w:b w:val="0"/>
                <w:sz w:val="20"/>
                <w:szCs w:val="20"/>
              </w:rPr>
              <w:t>e</w:t>
            </w:r>
            <w:r w:rsidR="00000000">
              <w:rPr>
                <w:b w:val="0"/>
                <w:sz w:val="20"/>
                <w:szCs w:val="20"/>
              </w:rPr>
              <w:t>s el estado en que se encuentra el ser vivo cuando está en completa armonía con el medio</w:t>
            </w:r>
          </w:p>
        </w:tc>
      </w:tr>
      <w:tr w:rsidR="007B6A64" w14:paraId="1F0243D3" w14:textId="77777777">
        <w:trPr>
          <w:trHeight w:val="253"/>
        </w:trPr>
        <w:tc>
          <w:tcPr>
            <w:tcW w:w="2122" w:type="dxa"/>
            <w:tcMar>
              <w:top w:w="100" w:type="dxa"/>
              <w:left w:w="100" w:type="dxa"/>
              <w:bottom w:w="100" w:type="dxa"/>
              <w:right w:w="100" w:type="dxa"/>
            </w:tcMar>
          </w:tcPr>
          <w:p w14:paraId="0000018F" w14:textId="77777777" w:rsidR="007B6A64" w:rsidRDefault="00000000">
            <w:pPr>
              <w:spacing w:line="360" w:lineRule="auto"/>
              <w:jc w:val="both"/>
              <w:rPr>
                <w:sz w:val="20"/>
                <w:szCs w:val="20"/>
                <w:highlight w:val="yellow"/>
              </w:rPr>
            </w:pPr>
            <w:r>
              <w:rPr>
                <w:sz w:val="20"/>
                <w:szCs w:val="20"/>
              </w:rPr>
              <w:t>Tatuaje</w:t>
            </w:r>
          </w:p>
        </w:tc>
        <w:tc>
          <w:tcPr>
            <w:tcW w:w="7840" w:type="dxa"/>
            <w:tcMar>
              <w:top w:w="100" w:type="dxa"/>
              <w:left w:w="100" w:type="dxa"/>
              <w:bottom w:w="100" w:type="dxa"/>
              <w:right w:w="100" w:type="dxa"/>
            </w:tcMar>
          </w:tcPr>
          <w:p w14:paraId="00000190" w14:textId="141F85C4" w:rsidR="007B6A64" w:rsidRDefault="00F91613">
            <w:pPr>
              <w:spacing w:line="360" w:lineRule="auto"/>
              <w:rPr>
                <w:b w:val="0"/>
                <w:sz w:val="20"/>
                <w:szCs w:val="20"/>
                <w:highlight w:val="yellow"/>
              </w:rPr>
            </w:pPr>
            <w:r>
              <w:rPr>
                <w:b w:val="0"/>
                <w:sz w:val="20"/>
                <w:szCs w:val="20"/>
              </w:rPr>
              <w:t>m</w:t>
            </w:r>
            <w:r w:rsidR="00000000">
              <w:rPr>
                <w:b w:val="0"/>
                <w:sz w:val="20"/>
                <w:szCs w:val="20"/>
              </w:rPr>
              <w:t>étodo de identificación animal, este se realiza en una parte como la oreja o cola</w:t>
            </w:r>
          </w:p>
        </w:tc>
      </w:tr>
      <w:tr w:rsidR="007B6A64" w14:paraId="34F0B02C" w14:textId="77777777">
        <w:trPr>
          <w:trHeight w:val="253"/>
        </w:trPr>
        <w:tc>
          <w:tcPr>
            <w:tcW w:w="2122" w:type="dxa"/>
            <w:tcMar>
              <w:top w:w="100" w:type="dxa"/>
              <w:left w:w="100" w:type="dxa"/>
              <w:bottom w:w="100" w:type="dxa"/>
              <w:right w:w="100" w:type="dxa"/>
            </w:tcMar>
          </w:tcPr>
          <w:p w14:paraId="00000191" w14:textId="77777777" w:rsidR="007B6A64" w:rsidRDefault="00000000">
            <w:pPr>
              <w:spacing w:line="360" w:lineRule="auto"/>
              <w:jc w:val="both"/>
              <w:rPr>
                <w:b w:val="0"/>
                <w:sz w:val="20"/>
                <w:szCs w:val="20"/>
              </w:rPr>
            </w:pPr>
            <w:r>
              <w:rPr>
                <w:sz w:val="20"/>
                <w:szCs w:val="20"/>
              </w:rPr>
              <w:t>Zoonosis</w:t>
            </w:r>
          </w:p>
        </w:tc>
        <w:tc>
          <w:tcPr>
            <w:tcW w:w="7840" w:type="dxa"/>
            <w:tcMar>
              <w:top w:w="100" w:type="dxa"/>
              <w:left w:w="100" w:type="dxa"/>
              <w:bottom w:w="100" w:type="dxa"/>
              <w:right w:w="100" w:type="dxa"/>
            </w:tcMar>
          </w:tcPr>
          <w:p w14:paraId="00000192" w14:textId="086FF4D5" w:rsidR="007B6A64" w:rsidRDefault="00F91613">
            <w:pPr>
              <w:spacing w:line="360" w:lineRule="auto"/>
              <w:jc w:val="both"/>
              <w:rPr>
                <w:b w:val="0"/>
                <w:sz w:val="20"/>
                <w:szCs w:val="20"/>
              </w:rPr>
            </w:pPr>
            <w:r>
              <w:rPr>
                <w:b w:val="0"/>
                <w:sz w:val="20"/>
                <w:szCs w:val="20"/>
              </w:rPr>
              <w:t>s</w:t>
            </w:r>
            <w:r w:rsidR="00000000">
              <w:rPr>
                <w:b w:val="0"/>
                <w:sz w:val="20"/>
                <w:szCs w:val="20"/>
              </w:rPr>
              <w:t>on las enfermedades de los animales que se transmiten al hombre. Las más frecuentes son: Carbunco, brucelosis, encefalitis equina, anemia infecciosa equina, hidatidosis, leptospirosis, rabia, salmonelosis, sarna, tenias, toxoplasmosis, tuberculosis, etc.</w:t>
            </w:r>
          </w:p>
        </w:tc>
      </w:tr>
    </w:tbl>
    <w:p w14:paraId="00000193" w14:textId="77777777" w:rsidR="007B6A64" w:rsidRDefault="007B6A64">
      <w:pPr>
        <w:spacing w:line="360" w:lineRule="auto"/>
        <w:jc w:val="both"/>
        <w:rPr>
          <w:sz w:val="20"/>
          <w:szCs w:val="20"/>
          <w:highlight w:val="yellow"/>
        </w:rPr>
      </w:pPr>
    </w:p>
    <w:p w14:paraId="00000194" w14:textId="77777777" w:rsidR="007B6A64" w:rsidRDefault="00000000">
      <w:pPr>
        <w:numPr>
          <w:ilvl w:val="0"/>
          <w:numId w:val="6"/>
        </w:numPr>
        <w:pBdr>
          <w:top w:val="nil"/>
          <w:left w:val="nil"/>
          <w:bottom w:val="nil"/>
          <w:right w:val="nil"/>
          <w:between w:val="nil"/>
        </w:pBdr>
        <w:spacing w:line="360" w:lineRule="auto"/>
        <w:jc w:val="both"/>
        <w:rPr>
          <w:color w:val="000000"/>
          <w:sz w:val="20"/>
          <w:szCs w:val="20"/>
        </w:rPr>
      </w:pPr>
      <w:r>
        <w:rPr>
          <w:b/>
          <w:color w:val="000000"/>
          <w:sz w:val="20"/>
          <w:szCs w:val="20"/>
        </w:rPr>
        <w:t>REFERENCIAS BIBLIOGRÁFICAS</w:t>
      </w:r>
    </w:p>
    <w:p w14:paraId="00000195" w14:textId="77777777" w:rsidR="007B6A64" w:rsidRDefault="007B6A64">
      <w:pPr>
        <w:spacing w:line="360" w:lineRule="auto"/>
        <w:ind w:left="720" w:hanging="720"/>
        <w:jc w:val="both"/>
        <w:rPr>
          <w:sz w:val="20"/>
          <w:szCs w:val="20"/>
        </w:rPr>
      </w:pPr>
    </w:p>
    <w:p w14:paraId="00000196" w14:textId="77777777" w:rsidR="007B6A64" w:rsidRDefault="00000000">
      <w:pPr>
        <w:spacing w:line="360" w:lineRule="auto"/>
        <w:jc w:val="both"/>
        <w:rPr>
          <w:color w:val="000000"/>
          <w:sz w:val="20"/>
          <w:szCs w:val="20"/>
          <w:u w:val="single"/>
        </w:rPr>
      </w:pPr>
      <w:r>
        <w:rPr>
          <w:sz w:val="20"/>
          <w:szCs w:val="20"/>
        </w:rPr>
        <w:t xml:space="preserve">Agencia Japonesa de Cooperación Internacional. (s.f.). </w:t>
      </w:r>
      <w:r>
        <w:rPr>
          <w:i/>
          <w:sz w:val="20"/>
          <w:szCs w:val="20"/>
        </w:rPr>
        <w:t>VI. Manejo y cría de ganado bovino</w:t>
      </w:r>
      <w:r>
        <w:rPr>
          <w:sz w:val="20"/>
          <w:szCs w:val="20"/>
        </w:rPr>
        <w:t xml:space="preserve">. </w:t>
      </w:r>
      <w:hyperlink r:id="rId36">
        <w:r>
          <w:rPr>
            <w:color w:val="0000FF"/>
            <w:sz w:val="20"/>
            <w:szCs w:val="20"/>
            <w:u w:val="single"/>
          </w:rPr>
          <w:t>https://www.jica.go.jp/project/bolivia/3065022E0/04/pdf/4-3-1_10.pdf</w:t>
        </w:r>
      </w:hyperlink>
      <w:r>
        <w:rPr>
          <w:sz w:val="20"/>
          <w:szCs w:val="20"/>
        </w:rPr>
        <w:t xml:space="preserve"> </w:t>
      </w:r>
    </w:p>
    <w:p w14:paraId="00000197" w14:textId="77777777" w:rsidR="007B6A64" w:rsidRDefault="007B6A64">
      <w:pPr>
        <w:spacing w:line="360" w:lineRule="auto"/>
        <w:jc w:val="both"/>
        <w:rPr>
          <w:color w:val="000000"/>
          <w:sz w:val="20"/>
          <w:szCs w:val="20"/>
          <w:u w:val="single"/>
        </w:rPr>
      </w:pPr>
    </w:p>
    <w:p w14:paraId="00000198" w14:textId="77777777" w:rsidR="007B6A64" w:rsidRDefault="00000000">
      <w:pPr>
        <w:spacing w:line="360" w:lineRule="auto"/>
        <w:jc w:val="both"/>
        <w:rPr>
          <w:sz w:val="20"/>
          <w:szCs w:val="20"/>
        </w:rPr>
      </w:pPr>
      <w:proofErr w:type="spellStart"/>
      <w:r>
        <w:rPr>
          <w:sz w:val="20"/>
          <w:szCs w:val="20"/>
        </w:rPr>
        <w:t>Bertucci</w:t>
      </w:r>
      <w:proofErr w:type="spellEnd"/>
      <w:r>
        <w:rPr>
          <w:sz w:val="20"/>
          <w:szCs w:val="20"/>
        </w:rPr>
        <w:t xml:space="preserve">, A. (s.f.). </w:t>
      </w:r>
      <w:r>
        <w:rPr>
          <w:i/>
          <w:sz w:val="20"/>
          <w:szCs w:val="20"/>
        </w:rPr>
        <w:t>Anatomía y fisiología animal.</w:t>
      </w:r>
      <w:r>
        <w:rPr>
          <w:sz w:val="20"/>
          <w:szCs w:val="20"/>
        </w:rPr>
        <w:t xml:space="preserve"> Facultad de Ciencias Agrarias. </w:t>
      </w:r>
      <w:hyperlink r:id="rId37">
        <w:r>
          <w:rPr>
            <w:color w:val="0000FF"/>
            <w:sz w:val="20"/>
            <w:szCs w:val="20"/>
            <w:u w:val="single"/>
          </w:rPr>
          <w:t>https://www.fca-ude.edu.uy/upload/Materiales/ANATOMIA_Y_FISIOLOGIA-0113-0003.pdf</w:t>
        </w:r>
      </w:hyperlink>
      <w:r>
        <w:rPr>
          <w:sz w:val="20"/>
          <w:szCs w:val="20"/>
        </w:rPr>
        <w:t xml:space="preserve"> </w:t>
      </w:r>
    </w:p>
    <w:p w14:paraId="00000199" w14:textId="77777777" w:rsidR="007B6A64" w:rsidRDefault="007B6A64">
      <w:pPr>
        <w:spacing w:line="360" w:lineRule="auto"/>
        <w:jc w:val="both"/>
        <w:rPr>
          <w:color w:val="000000"/>
          <w:sz w:val="20"/>
          <w:szCs w:val="20"/>
          <w:u w:val="single"/>
        </w:rPr>
      </w:pPr>
    </w:p>
    <w:p w14:paraId="0000019A" w14:textId="77777777" w:rsidR="007B6A64" w:rsidRDefault="00000000">
      <w:pPr>
        <w:spacing w:line="360" w:lineRule="auto"/>
        <w:jc w:val="both"/>
        <w:rPr>
          <w:color w:val="0000FF"/>
          <w:sz w:val="20"/>
          <w:szCs w:val="20"/>
          <w:u w:val="single"/>
        </w:rPr>
      </w:pPr>
      <w:r>
        <w:rPr>
          <w:sz w:val="20"/>
          <w:szCs w:val="20"/>
        </w:rPr>
        <w:t xml:space="preserve">Instituto Colombiano Agropecuario. (2006). Bienestar Animal: Nuevo reto para la ganadería </w:t>
      </w:r>
      <w:hyperlink r:id="rId38">
        <w:r>
          <w:rPr>
            <w:color w:val="0000FF"/>
            <w:sz w:val="20"/>
            <w:szCs w:val="20"/>
            <w:u w:val="single"/>
          </w:rPr>
          <w:t>https://www.ica.gov.co/areas/pecuaria/servicios/enfermedades-animales</w:t>
        </w:r>
      </w:hyperlink>
    </w:p>
    <w:p w14:paraId="0000019B" w14:textId="77777777" w:rsidR="007B6A64" w:rsidRDefault="007B6A64">
      <w:pPr>
        <w:spacing w:line="360" w:lineRule="auto"/>
        <w:jc w:val="both"/>
        <w:rPr>
          <w:sz w:val="20"/>
          <w:szCs w:val="20"/>
        </w:rPr>
      </w:pPr>
    </w:p>
    <w:p w14:paraId="0000019C" w14:textId="77777777" w:rsidR="007B6A64" w:rsidRDefault="00000000">
      <w:pPr>
        <w:spacing w:line="360" w:lineRule="auto"/>
        <w:jc w:val="both"/>
        <w:rPr>
          <w:sz w:val="20"/>
          <w:szCs w:val="20"/>
        </w:rPr>
      </w:pPr>
      <w:r>
        <w:rPr>
          <w:sz w:val="20"/>
          <w:szCs w:val="20"/>
        </w:rPr>
        <w:t xml:space="preserve">Instituto Interamericano de Cooperación para la Agricultura (IICA). (2009). </w:t>
      </w:r>
      <w:r>
        <w:rPr>
          <w:i/>
          <w:sz w:val="20"/>
          <w:szCs w:val="20"/>
        </w:rPr>
        <w:t>Manual de Buenas Prácticas en Explotaciones Ganaderas de Carne Bovina</w:t>
      </w:r>
      <w:r>
        <w:rPr>
          <w:sz w:val="20"/>
          <w:szCs w:val="20"/>
        </w:rPr>
        <w:t xml:space="preserve">. </w:t>
      </w:r>
      <w:hyperlink r:id="rId39">
        <w:r>
          <w:rPr>
            <w:color w:val="0000FF"/>
            <w:sz w:val="20"/>
            <w:szCs w:val="20"/>
            <w:u w:val="single"/>
          </w:rPr>
          <w:t>https://www.biopasos.com/documentos/048.pdf</w:t>
        </w:r>
      </w:hyperlink>
    </w:p>
    <w:p w14:paraId="0000019D" w14:textId="77777777" w:rsidR="007B6A64" w:rsidRDefault="007B6A64">
      <w:pPr>
        <w:spacing w:line="360" w:lineRule="auto"/>
        <w:jc w:val="both"/>
        <w:rPr>
          <w:sz w:val="20"/>
          <w:szCs w:val="20"/>
        </w:rPr>
      </w:pPr>
    </w:p>
    <w:p w14:paraId="0000019E" w14:textId="77777777" w:rsidR="007B6A64" w:rsidRDefault="00000000">
      <w:pPr>
        <w:spacing w:line="360" w:lineRule="auto"/>
        <w:jc w:val="both"/>
        <w:rPr>
          <w:sz w:val="20"/>
          <w:szCs w:val="20"/>
        </w:rPr>
      </w:pPr>
      <w:r>
        <w:rPr>
          <w:sz w:val="20"/>
          <w:szCs w:val="20"/>
        </w:rPr>
        <w:lastRenderedPageBreak/>
        <w:t xml:space="preserve">Ministerio de Agricultura. (s.f.). </w:t>
      </w:r>
      <w:r>
        <w:rPr>
          <w:i/>
          <w:sz w:val="20"/>
          <w:szCs w:val="20"/>
        </w:rPr>
        <w:t>Capítulo 2. Movilización de ganado</w:t>
      </w:r>
      <w:r>
        <w:rPr>
          <w:sz w:val="20"/>
          <w:szCs w:val="20"/>
        </w:rPr>
        <w:t xml:space="preserve">. </w:t>
      </w:r>
      <w:hyperlink r:id="rId40">
        <w:r>
          <w:rPr>
            <w:color w:val="0000FF"/>
            <w:sz w:val="20"/>
            <w:szCs w:val="20"/>
            <w:u w:val="single"/>
          </w:rPr>
          <w:t>https://www.minagricultura.gov.co/Normatividad/Paginas/Decreto-1071-2015/CAPITULO-2-Movilizacion-de-Ganado.aspx</w:t>
        </w:r>
      </w:hyperlink>
      <w:r>
        <w:rPr>
          <w:sz w:val="20"/>
          <w:szCs w:val="20"/>
        </w:rPr>
        <w:t xml:space="preserve"> </w:t>
      </w:r>
    </w:p>
    <w:p w14:paraId="0000019F" w14:textId="77777777" w:rsidR="007B6A64" w:rsidRDefault="007B6A64">
      <w:pPr>
        <w:spacing w:line="360" w:lineRule="auto"/>
        <w:jc w:val="both"/>
        <w:rPr>
          <w:sz w:val="20"/>
          <w:szCs w:val="20"/>
        </w:rPr>
      </w:pPr>
    </w:p>
    <w:p w14:paraId="000001A0" w14:textId="77777777" w:rsidR="007B6A64" w:rsidRDefault="00000000">
      <w:pPr>
        <w:spacing w:line="360" w:lineRule="auto"/>
        <w:jc w:val="both"/>
        <w:rPr>
          <w:color w:val="0000FF"/>
          <w:sz w:val="20"/>
          <w:szCs w:val="20"/>
          <w:u w:val="single"/>
        </w:rPr>
      </w:pPr>
      <w:r>
        <w:rPr>
          <w:sz w:val="20"/>
          <w:szCs w:val="20"/>
        </w:rPr>
        <w:t xml:space="preserve">Salas, M. &amp; Manteca, X. (2016). </w:t>
      </w:r>
      <w:r>
        <w:rPr>
          <w:i/>
          <w:sz w:val="20"/>
          <w:szCs w:val="20"/>
        </w:rPr>
        <w:t>Evaluación del bienestar en animales de zoológico: indicadores basados en el animal.</w:t>
      </w:r>
      <w:r>
        <w:rPr>
          <w:sz w:val="20"/>
          <w:szCs w:val="20"/>
        </w:rPr>
        <w:t xml:space="preserve"> Centro de educación en bienestar de animales de zoológico. </w:t>
      </w:r>
      <w:hyperlink r:id="rId41">
        <w:r>
          <w:rPr>
            <w:color w:val="0000FF"/>
            <w:sz w:val="20"/>
            <w:szCs w:val="20"/>
            <w:u w:val="single"/>
          </w:rPr>
          <w:t>http://www.zawec.org/media/com_lazypdf/pdf/Ficha%20ZAWEC%204.pdf</w:t>
        </w:r>
      </w:hyperlink>
      <w:r>
        <w:rPr>
          <w:sz w:val="20"/>
          <w:szCs w:val="20"/>
        </w:rPr>
        <w:t xml:space="preserve"> </w:t>
      </w:r>
    </w:p>
    <w:p w14:paraId="000001A1" w14:textId="77777777" w:rsidR="007B6A64" w:rsidRDefault="007B6A64">
      <w:pPr>
        <w:spacing w:line="360" w:lineRule="auto"/>
        <w:jc w:val="both"/>
        <w:rPr>
          <w:color w:val="0000FF"/>
          <w:sz w:val="20"/>
          <w:szCs w:val="20"/>
          <w:u w:val="single"/>
        </w:rPr>
      </w:pPr>
    </w:p>
    <w:p w14:paraId="000001A2" w14:textId="77777777" w:rsidR="007B6A64" w:rsidRDefault="00000000">
      <w:pPr>
        <w:spacing w:line="360" w:lineRule="auto"/>
        <w:jc w:val="both"/>
        <w:rPr>
          <w:color w:val="0000FF"/>
          <w:sz w:val="20"/>
          <w:szCs w:val="20"/>
          <w:u w:val="single"/>
        </w:rPr>
      </w:pPr>
      <w:r>
        <w:rPr>
          <w:sz w:val="20"/>
          <w:szCs w:val="20"/>
        </w:rPr>
        <w:t xml:space="preserve">Tafur Garzón, A. &amp; Acosta Barbosa J.M. (2006). </w:t>
      </w:r>
      <w:r>
        <w:rPr>
          <w:i/>
          <w:sz w:val="20"/>
          <w:szCs w:val="20"/>
        </w:rPr>
        <w:t>Bienestar Animal: Nuevo reto para la ganadería</w:t>
      </w:r>
      <w:r>
        <w:rPr>
          <w:sz w:val="20"/>
          <w:szCs w:val="20"/>
        </w:rPr>
        <w:t xml:space="preserve">. ICA. </w:t>
      </w:r>
      <w:hyperlink r:id="rId42">
        <w:r>
          <w:rPr>
            <w:color w:val="0000FF"/>
            <w:sz w:val="20"/>
            <w:szCs w:val="20"/>
            <w:u w:val="single"/>
          </w:rPr>
          <w:t>https://www.ica.gov.co/getattachment/79b98e64-a258-46d5-9ce1-1375a8312434/Publicacion-20.aspx</w:t>
        </w:r>
      </w:hyperlink>
    </w:p>
    <w:p w14:paraId="000001A3" w14:textId="77777777" w:rsidR="007B6A64" w:rsidRDefault="007B6A64">
      <w:pPr>
        <w:spacing w:line="360" w:lineRule="auto"/>
        <w:jc w:val="both"/>
        <w:rPr>
          <w:sz w:val="20"/>
          <w:szCs w:val="20"/>
        </w:rPr>
      </w:pPr>
    </w:p>
    <w:p w14:paraId="000001A4" w14:textId="77777777" w:rsidR="007B6A64" w:rsidRDefault="00000000">
      <w:pPr>
        <w:spacing w:line="360" w:lineRule="auto"/>
        <w:jc w:val="both"/>
        <w:rPr>
          <w:color w:val="000000"/>
          <w:sz w:val="20"/>
          <w:szCs w:val="20"/>
          <w:u w:val="single"/>
        </w:rPr>
      </w:pPr>
      <w:r>
        <w:rPr>
          <w:sz w:val="20"/>
          <w:szCs w:val="20"/>
        </w:rPr>
        <w:t xml:space="preserve">Universidad de Córdoba. (s.f.). </w:t>
      </w:r>
      <w:r>
        <w:rPr>
          <w:i/>
          <w:sz w:val="20"/>
          <w:szCs w:val="20"/>
        </w:rPr>
        <w:t>Tema 23. El manejo de los animales domésticos enfocado hacia la protección animal. Control del comportamiento, manejo y modos de contención</w:t>
      </w:r>
      <w:r>
        <w:rPr>
          <w:sz w:val="20"/>
          <w:szCs w:val="20"/>
        </w:rPr>
        <w:t xml:space="preserve">. </w:t>
      </w:r>
      <w:hyperlink r:id="rId43">
        <w:r>
          <w:rPr>
            <w:color w:val="0000FF"/>
            <w:sz w:val="20"/>
            <w:szCs w:val="20"/>
            <w:u w:val="single"/>
          </w:rPr>
          <w:t>http://www.uco.es/organiza/departamentos/prod-animal/economia/aula/img/pictorex/06_07_09_TEMA_23.pdf</w:t>
        </w:r>
      </w:hyperlink>
      <w:r>
        <w:rPr>
          <w:sz w:val="20"/>
          <w:szCs w:val="20"/>
        </w:rPr>
        <w:t xml:space="preserve"> </w:t>
      </w:r>
    </w:p>
    <w:p w14:paraId="000001A5" w14:textId="77777777" w:rsidR="007B6A64" w:rsidRDefault="007B6A64">
      <w:pPr>
        <w:spacing w:line="360" w:lineRule="auto"/>
        <w:ind w:left="720" w:hanging="720"/>
        <w:jc w:val="both"/>
        <w:rPr>
          <w:sz w:val="20"/>
          <w:szCs w:val="20"/>
        </w:rPr>
      </w:pPr>
    </w:p>
    <w:p w14:paraId="000001A6" w14:textId="77777777" w:rsidR="007B6A64" w:rsidRDefault="007B6A64">
      <w:pPr>
        <w:spacing w:line="360" w:lineRule="auto"/>
        <w:ind w:left="720" w:hanging="720"/>
        <w:jc w:val="both"/>
        <w:rPr>
          <w:sz w:val="20"/>
          <w:szCs w:val="20"/>
        </w:rPr>
      </w:pPr>
    </w:p>
    <w:p w14:paraId="000001A7" w14:textId="77777777" w:rsidR="007B6A64" w:rsidRDefault="007B6A64">
      <w:pPr>
        <w:spacing w:line="360" w:lineRule="auto"/>
        <w:ind w:left="720" w:hanging="720"/>
        <w:jc w:val="both"/>
        <w:rPr>
          <w:sz w:val="20"/>
          <w:szCs w:val="20"/>
        </w:rPr>
      </w:pPr>
    </w:p>
    <w:p w14:paraId="000001A8" w14:textId="77777777" w:rsidR="007B6A64" w:rsidRDefault="00000000">
      <w:pPr>
        <w:numPr>
          <w:ilvl w:val="0"/>
          <w:numId w:val="6"/>
        </w:numPr>
        <w:pBdr>
          <w:top w:val="nil"/>
          <w:left w:val="nil"/>
          <w:bottom w:val="nil"/>
          <w:right w:val="nil"/>
          <w:between w:val="nil"/>
        </w:pBdr>
        <w:spacing w:line="360" w:lineRule="auto"/>
        <w:jc w:val="both"/>
        <w:rPr>
          <w:b/>
          <w:color w:val="000000"/>
          <w:sz w:val="20"/>
          <w:szCs w:val="20"/>
        </w:rPr>
      </w:pPr>
      <w:r>
        <w:rPr>
          <w:b/>
          <w:color w:val="000000"/>
          <w:sz w:val="20"/>
          <w:szCs w:val="20"/>
        </w:rPr>
        <w:t>CONTROL DEL DOCUMENTO</w:t>
      </w:r>
    </w:p>
    <w:p w14:paraId="000001A9" w14:textId="77777777" w:rsidR="007B6A64" w:rsidRDefault="007B6A64">
      <w:pPr>
        <w:spacing w:line="360" w:lineRule="auto"/>
        <w:jc w:val="both"/>
        <w:rPr>
          <w:b/>
          <w:sz w:val="20"/>
          <w:szCs w:val="20"/>
          <w:highlight w:val="yellow"/>
        </w:rPr>
      </w:pPr>
    </w:p>
    <w:tbl>
      <w:tblPr>
        <w:tblStyle w:val="ab"/>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7B6A64" w14:paraId="10A35C82" w14:textId="77777777">
        <w:tc>
          <w:tcPr>
            <w:tcW w:w="1272" w:type="dxa"/>
            <w:tcBorders>
              <w:top w:val="nil"/>
              <w:left w:val="nil"/>
            </w:tcBorders>
          </w:tcPr>
          <w:p w14:paraId="000001AA" w14:textId="77777777" w:rsidR="007B6A64" w:rsidRDefault="007B6A64">
            <w:pPr>
              <w:spacing w:line="360" w:lineRule="auto"/>
              <w:jc w:val="both"/>
              <w:rPr>
                <w:sz w:val="20"/>
                <w:szCs w:val="20"/>
              </w:rPr>
            </w:pPr>
          </w:p>
        </w:tc>
        <w:tc>
          <w:tcPr>
            <w:tcW w:w="1991" w:type="dxa"/>
            <w:vAlign w:val="center"/>
          </w:tcPr>
          <w:p w14:paraId="000001AB" w14:textId="77777777" w:rsidR="007B6A64" w:rsidRDefault="00000000">
            <w:pPr>
              <w:spacing w:line="360" w:lineRule="auto"/>
              <w:jc w:val="both"/>
              <w:rPr>
                <w:sz w:val="20"/>
                <w:szCs w:val="20"/>
              </w:rPr>
            </w:pPr>
            <w:r>
              <w:rPr>
                <w:sz w:val="20"/>
                <w:szCs w:val="20"/>
              </w:rPr>
              <w:t>Nombre</w:t>
            </w:r>
          </w:p>
        </w:tc>
        <w:tc>
          <w:tcPr>
            <w:tcW w:w="1559" w:type="dxa"/>
            <w:vAlign w:val="center"/>
          </w:tcPr>
          <w:p w14:paraId="000001AC" w14:textId="77777777" w:rsidR="007B6A64" w:rsidRDefault="00000000">
            <w:pPr>
              <w:spacing w:line="360" w:lineRule="auto"/>
              <w:jc w:val="both"/>
              <w:rPr>
                <w:sz w:val="20"/>
                <w:szCs w:val="20"/>
              </w:rPr>
            </w:pPr>
            <w:r>
              <w:rPr>
                <w:sz w:val="20"/>
                <w:szCs w:val="20"/>
              </w:rPr>
              <w:t>Cargo</w:t>
            </w:r>
          </w:p>
        </w:tc>
        <w:tc>
          <w:tcPr>
            <w:tcW w:w="3257" w:type="dxa"/>
            <w:vAlign w:val="center"/>
          </w:tcPr>
          <w:p w14:paraId="000001AD" w14:textId="77777777" w:rsidR="007B6A64" w:rsidRDefault="00000000">
            <w:pPr>
              <w:spacing w:line="360" w:lineRule="auto"/>
              <w:jc w:val="both"/>
              <w:rPr>
                <w:sz w:val="20"/>
                <w:szCs w:val="20"/>
              </w:rPr>
            </w:pPr>
            <w:r>
              <w:rPr>
                <w:sz w:val="20"/>
                <w:szCs w:val="20"/>
              </w:rPr>
              <w:t>Dependencia</w:t>
            </w:r>
          </w:p>
          <w:p w14:paraId="000001AE" w14:textId="77777777" w:rsidR="007B6A64" w:rsidRDefault="00000000">
            <w:pPr>
              <w:spacing w:line="360" w:lineRule="auto"/>
              <w:jc w:val="both"/>
              <w:rPr>
                <w:i/>
                <w:sz w:val="20"/>
                <w:szCs w:val="20"/>
              </w:rPr>
            </w:pPr>
            <w:r>
              <w:rPr>
                <w:i/>
                <w:sz w:val="20"/>
                <w:szCs w:val="20"/>
              </w:rPr>
              <w:t>(Para el SENA indicar Regional y Centro de Formación)</w:t>
            </w:r>
          </w:p>
        </w:tc>
        <w:tc>
          <w:tcPr>
            <w:tcW w:w="1888" w:type="dxa"/>
            <w:vAlign w:val="center"/>
          </w:tcPr>
          <w:p w14:paraId="000001AF" w14:textId="77777777" w:rsidR="007B6A64" w:rsidRDefault="00000000">
            <w:pPr>
              <w:spacing w:line="360" w:lineRule="auto"/>
              <w:jc w:val="both"/>
              <w:rPr>
                <w:sz w:val="20"/>
                <w:szCs w:val="20"/>
              </w:rPr>
            </w:pPr>
            <w:r>
              <w:rPr>
                <w:sz w:val="20"/>
                <w:szCs w:val="20"/>
              </w:rPr>
              <w:t>Fecha</w:t>
            </w:r>
          </w:p>
        </w:tc>
      </w:tr>
      <w:tr w:rsidR="007B6A64" w14:paraId="66209681" w14:textId="77777777">
        <w:trPr>
          <w:trHeight w:val="340"/>
        </w:trPr>
        <w:tc>
          <w:tcPr>
            <w:tcW w:w="1272" w:type="dxa"/>
            <w:vMerge w:val="restart"/>
            <w:vAlign w:val="center"/>
          </w:tcPr>
          <w:p w14:paraId="000001B0" w14:textId="77777777" w:rsidR="007B6A64" w:rsidRDefault="00000000">
            <w:pPr>
              <w:spacing w:line="360" w:lineRule="auto"/>
              <w:jc w:val="center"/>
              <w:rPr>
                <w:sz w:val="20"/>
                <w:szCs w:val="20"/>
              </w:rPr>
            </w:pPr>
            <w:r>
              <w:rPr>
                <w:sz w:val="20"/>
                <w:szCs w:val="20"/>
              </w:rPr>
              <w:t>Autor (es)</w:t>
            </w:r>
          </w:p>
        </w:tc>
        <w:tc>
          <w:tcPr>
            <w:tcW w:w="1991" w:type="dxa"/>
          </w:tcPr>
          <w:p w14:paraId="000001B1" w14:textId="77777777" w:rsidR="007B6A64" w:rsidRDefault="00000000">
            <w:pPr>
              <w:spacing w:line="360" w:lineRule="auto"/>
              <w:jc w:val="both"/>
              <w:rPr>
                <w:b w:val="0"/>
                <w:sz w:val="20"/>
                <w:szCs w:val="20"/>
              </w:rPr>
            </w:pPr>
            <w:r>
              <w:rPr>
                <w:b w:val="0"/>
                <w:sz w:val="20"/>
                <w:szCs w:val="20"/>
              </w:rPr>
              <w:t xml:space="preserve">James </w:t>
            </w:r>
            <w:proofErr w:type="spellStart"/>
            <w:r>
              <w:rPr>
                <w:b w:val="0"/>
                <w:sz w:val="20"/>
                <w:szCs w:val="20"/>
              </w:rPr>
              <w:t>Dubán</w:t>
            </w:r>
            <w:proofErr w:type="spellEnd"/>
            <w:r>
              <w:rPr>
                <w:b w:val="0"/>
                <w:sz w:val="20"/>
                <w:szCs w:val="20"/>
              </w:rPr>
              <w:t xml:space="preserve"> Lozano Cuellar</w:t>
            </w:r>
          </w:p>
        </w:tc>
        <w:tc>
          <w:tcPr>
            <w:tcW w:w="1559" w:type="dxa"/>
          </w:tcPr>
          <w:p w14:paraId="000001B2" w14:textId="77777777" w:rsidR="007B6A64" w:rsidRDefault="00000000">
            <w:pPr>
              <w:spacing w:line="360" w:lineRule="auto"/>
              <w:jc w:val="both"/>
              <w:rPr>
                <w:b w:val="0"/>
                <w:sz w:val="20"/>
                <w:szCs w:val="20"/>
              </w:rPr>
            </w:pPr>
            <w:r>
              <w:rPr>
                <w:b w:val="0"/>
                <w:sz w:val="20"/>
                <w:szCs w:val="20"/>
              </w:rPr>
              <w:t>Experto Temático</w:t>
            </w:r>
          </w:p>
        </w:tc>
        <w:tc>
          <w:tcPr>
            <w:tcW w:w="3257" w:type="dxa"/>
          </w:tcPr>
          <w:p w14:paraId="000001B3" w14:textId="77777777" w:rsidR="007B6A64" w:rsidRDefault="00000000">
            <w:pPr>
              <w:spacing w:line="360" w:lineRule="auto"/>
              <w:jc w:val="both"/>
              <w:rPr>
                <w:b w:val="0"/>
                <w:sz w:val="20"/>
                <w:szCs w:val="20"/>
              </w:rPr>
            </w:pPr>
            <w:r>
              <w:rPr>
                <w:b w:val="0"/>
                <w:sz w:val="20"/>
                <w:szCs w:val="20"/>
              </w:rPr>
              <w:t xml:space="preserve">Regional Tolima – Centro Agropecuario la Granja </w:t>
            </w:r>
          </w:p>
        </w:tc>
        <w:tc>
          <w:tcPr>
            <w:tcW w:w="1888" w:type="dxa"/>
          </w:tcPr>
          <w:p w14:paraId="000001B4" w14:textId="77777777" w:rsidR="007B6A64" w:rsidRDefault="00000000">
            <w:pPr>
              <w:spacing w:line="360" w:lineRule="auto"/>
              <w:jc w:val="both"/>
              <w:rPr>
                <w:b w:val="0"/>
                <w:sz w:val="20"/>
                <w:szCs w:val="20"/>
              </w:rPr>
            </w:pPr>
            <w:r>
              <w:rPr>
                <w:b w:val="0"/>
                <w:sz w:val="20"/>
                <w:szCs w:val="20"/>
              </w:rPr>
              <w:t>Mayo de 2022</w:t>
            </w:r>
          </w:p>
        </w:tc>
      </w:tr>
      <w:tr w:rsidR="007B6A64" w14:paraId="0B3AC44F" w14:textId="77777777">
        <w:trPr>
          <w:trHeight w:val="340"/>
        </w:trPr>
        <w:tc>
          <w:tcPr>
            <w:tcW w:w="1272" w:type="dxa"/>
            <w:vMerge/>
            <w:vAlign w:val="center"/>
          </w:tcPr>
          <w:p w14:paraId="000001B5" w14:textId="77777777" w:rsidR="007B6A64" w:rsidRDefault="007B6A64">
            <w:pPr>
              <w:widowControl w:val="0"/>
              <w:pBdr>
                <w:top w:val="nil"/>
                <w:left w:val="nil"/>
                <w:bottom w:val="nil"/>
                <w:right w:val="nil"/>
                <w:between w:val="nil"/>
              </w:pBdr>
              <w:rPr>
                <w:b w:val="0"/>
                <w:sz w:val="20"/>
                <w:szCs w:val="20"/>
              </w:rPr>
            </w:pPr>
          </w:p>
        </w:tc>
        <w:tc>
          <w:tcPr>
            <w:tcW w:w="1991" w:type="dxa"/>
            <w:vAlign w:val="center"/>
          </w:tcPr>
          <w:p w14:paraId="000001B6" w14:textId="77777777" w:rsidR="007B6A64" w:rsidRDefault="00000000">
            <w:pPr>
              <w:spacing w:line="360" w:lineRule="auto"/>
              <w:jc w:val="both"/>
              <w:rPr>
                <w:b w:val="0"/>
                <w:sz w:val="20"/>
                <w:szCs w:val="20"/>
              </w:rPr>
            </w:pPr>
            <w:r>
              <w:rPr>
                <w:b w:val="0"/>
                <w:sz w:val="20"/>
                <w:szCs w:val="20"/>
              </w:rPr>
              <w:t>Oscar Absalón Guevara</w:t>
            </w:r>
          </w:p>
        </w:tc>
        <w:tc>
          <w:tcPr>
            <w:tcW w:w="1559" w:type="dxa"/>
            <w:vAlign w:val="center"/>
          </w:tcPr>
          <w:p w14:paraId="000001B7" w14:textId="77777777" w:rsidR="007B6A64" w:rsidRDefault="00000000">
            <w:pPr>
              <w:spacing w:line="360" w:lineRule="auto"/>
              <w:jc w:val="both"/>
              <w:rPr>
                <w:b w:val="0"/>
                <w:sz w:val="20"/>
                <w:szCs w:val="20"/>
              </w:rPr>
            </w:pPr>
            <w:r>
              <w:rPr>
                <w:b w:val="0"/>
                <w:sz w:val="20"/>
                <w:szCs w:val="20"/>
              </w:rPr>
              <w:t>Diseñador Instruccional</w:t>
            </w:r>
          </w:p>
        </w:tc>
        <w:tc>
          <w:tcPr>
            <w:tcW w:w="3257" w:type="dxa"/>
            <w:vAlign w:val="center"/>
          </w:tcPr>
          <w:p w14:paraId="000001B8" w14:textId="77777777" w:rsidR="007B6A64" w:rsidRDefault="00000000">
            <w:pPr>
              <w:spacing w:line="360" w:lineRule="auto"/>
              <w:jc w:val="both"/>
              <w:rPr>
                <w:b w:val="0"/>
                <w:sz w:val="20"/>
                <w:szCs w:val="20"/>
              </w:rPr>
            </w:pPr>
            <w:r>
              <w:rPr>
                <w:b w:val="0"/>
                <w:sz w:val="20"/>
                <w:szCs w:val="20"/>
              </w:rPr>
              <w:t xml:space="preserve">Regional Santander - </w:t>
            </w:r>
            <w:r>
              <w:rPr>
                <w:b w:val="0"/>
                <w:color w:val="000000"/>
                <w:sz w:val="20"/>
                <w:szCs w:val="20"/>
              </w:rPr>
              <w:t>Centro de la Industria, la Empresa y los Servicios – CIES.</w:t>
            </w:r>
          </w:p>
        </w:tc>
        <w:tc>
          <w:tcPr>
            <w:tcW w:w="1888" w:type="dxa"/>
            <w:vAlign w:val="center"/>
          </w:tcPr>
          <w:p w14:paraId="000001B9" w14:textId="77777777" w:rsidR="007B6A64" w:rsidRDefault="00000000">
            <w:pPr>
              <w:spacing w:line="360" w:lineRule="auto"/>
              <w:jc w:val="both"/>
              <w:rPr>
                <w:b w:val="0"/>
                <w:sz w:val="20"/>
                <w:szCs w:val="20"/>
              </w:rPr>
            </w:pPr>
            <w:r>
              <w:rPr>
                <w:b w:val="0"/>
                <w:sz w:val="20"/>
                <w:szCs w:val="20"/>
              </w:rPr>
              <w:t>Agosto de 2022</w:t>
            </w:r>
          </w:p>
        </w:tc>
      </w:tr>
      <w:tr w:rsidR="007B6A64" w14:paraId="6889BE53" w14:textId="77777777">
        <w:trPr>
          <w:trHeight w:val="340"/>
        </w:trPr>
        <w:tc>
          <w:tcPr>
            <w:tcW w:w="1272" w:type="dxa"/>
            <w:vMerge/>
            <w:vAlign w:val="center"/>
          </w:tcPr>
          <w:p w14:paraId="000001BA" w14:textId="77777777" w:rsidR="007B6A64" w:rsidRDefault="007B6A64">
            <w:pPr>
              <w:widowControl w:val="0"/>
              <w:pBdr>
                <w:top w:val="nil"/>
                <w:left w:val="nil"/>
                <w:bottom w:val="nil"/>
                <w:right w:val="nil"/>
                <w:between w:val="nil"/>
              </w:pBdr>
              <w:rPr>
                <w:b w:val="0"/>
                <w:sz w:val="20"/>
                <w:szCs w:val="20"/>
              </w:rPr>
            </w:pPr>
          </w:p>
        </w:tc>
        <w:tc>
          <w:tcPr>
            <w:tcW w:w="1991" w:type="dxa"/>
            <w:vAlign w:val="center"/>
          </w:tcPr>
          <w:p w14:paraId="000001BB" w14:textId="77777777" w:rsidR="007B6A64" w:rsidRDefault="00000000">
            <w:pPr>
              <w:spacing w:line="360" w:lineRule="auto"/>
              <w:jc w:val="both"/>
              <w:rPr>
                <w:b w:val="0"/>
                <w:sz w:val="20"/>
                <w:szCs w:val="20"/>
              </w:rPr>
            </w:pPr>
            <w:r>
              <w:rPr>
                <w:b w:val="0"/>
                <w:sz w:val="20"/>
                <w:szCs w:val="20"/>
              </w:rPr>
              <w:t>Andrés Felipe Velandia Espitia</w:t>
            </w:r>
          </w:p>
        </w:tc>
        <w:tc>
          <w:tcPr>
            <w:tcW w:w="1559" w:type="dxa"/>
            <w:vAlign w:val="center"/>
          </w:tcPr>
          <w:p w14:paraId="000001BC" w14:textId="77777777" w:rsidR="007B6A64" w:rsidRDefault="00000000">
            <w:pPr>
              <w:spacing w:line="360" w:lineRule="auto"/>
              <w:jc w:val="both"/>
              <w:rPr>
                <w:b w:val="0"/>
                <w:sz w:val="20"/>
                <w:szCs w:val="20"/>
              </w:rPr>
            </w:pPr>
            <w:r>
              <w:rPr>
                <w:b w:val="0"/>
                <w:sz w:val="20"/>
                <w:szCs w:val="20"/>
              </w:rPr>
              <w:t>Asesor Metodológico</w:t>
            </w:r>
          </w:p>
        </w:tc>
        <w:tc>
          <w:tcPr>
            <w:tcW w:w="3257" w:type="dxa"/>
            <w:vAlign w:val="center"/>
          </w:tcPr>
          <w:p w14:paraId="000001BD" w14:textId="77777777" w:rsidR="007B6A64" w:rsidRDefault="00000000">
            <w:pPr>
              <w:spacing w:line="360" w:lineRule="auto"/>
              <w:jc w:val="both"/>
              <w:rPr>
                <w:b w:val="0"/>
                <w:sz w:val="20"/>
                <w:szCs w:val="20"/>
              </w:rPr>
            </w:pPr>
            <w:r>
              <w:rPr>
                <w:b w:val="0"/>
                <w:sz w:val="20"/>
                <w:szCs w:val="20"/>
              </w:rPr>
              <w:t>Regional Distrito Capital – Centro de Diseño y Metrología</w:t>
            </w:r>
          </w:p>
        </w:tc>
        <w:tc>
          <w:tcPr>
            <w:tcW w:w="1888" w:type="dxa"/>
            <w:vAlign w:val="center"/>
          </w:tcPr>
          <w:p w14:paraId="000001BE" w14:textId="77777777" w:rsidR="007B6A64" w:rsidRDefault="00000000">
            <w:pPr>
              <w:spacing w:line="360" w:lineRule="auto"/>
              <w:jc w:val="both"/>
              <w:rPr>
                <w:b w:val="0"/>
                <w:sz w:val="20"/>
                <w:szCs w:val="20"/>
              </w:rPr>
            </w:pPr>
            <w:r>
              <w:rPr>
                <w:b w:val="0"/>
                <w:sz w:val="20"/>
                <w:szCs w:val="20"/>
              </w:rPr>
              <w:t>Agosto de 2022</w:t>
            </w:r>
          </w:p>
        </w:tc>
      </w:tr>
      <w:tr w:rsidR="007B6A64" w14:paraId="075755C4" w14:textId="77777777">
        <w:trPr>
          <w:trHeight w:val="340"/>
        </w:trPr>
        <w:tc>
          <w:tcPr>
            <w:tcW w:w="1272" w:type="dxa"/>
            <w:vMerge/>
            <w:vAlign w:val="center"/>
          </w:tcPr>
          <w:p w14:paraId="000001BF" w14:textId="77777777" w:rsidR="007B6A64" w:rsidRDefault="007B6A64">
            <w:pPr>
              <w:widowControl w:val="0"/>
              <w:pBdr>
                <w:top w:val="nil"/>
                <w:left w:val="nil"/>
                <w:bottom w:val="nil"/>
                <w:right w:val="nil"/>
                <w:between w:val="nil"/>
              </w:pBdr>
              <w:rPr>
                <w:b w:val="0"/>
                <w:sz w:val="20"/>
                <w:szCs w:val="20"/>
              </w:rPr>
            </w:pPr>
          </w:p>
        </w:tc>
        <w:tc>
          <w:tcPr>
            <w:tcW w:w="1991" w:type="dxa"/>
            <w:vAlign w:val="center"/>
          </w:tcPr>
          <w:p w14:paraId="000001C0" w14:textId="77777777" w:rsidR="007B6A64" w:rsidRDefault="00000000">
            <w:pPr>
              <w:spacing w:line="360" w:lineRule="auto"/>
              <w:jc w:val="both"/>
              <w:rPr>
                <w:b w:val="0"/>
                <w:sz w:val="20"/>
                <w:szCs w:val="20"/>
              </w:rPr>
            </w:pPr>
            <w:r>
              <w:rPr>
                <w:b w:val="0"/>
                <w:color w:val="000000"/>
                <w:sz w:val="20"/>
                <w:szCs w:val="20"/>
              </w:rPr>
              <w:t>Rafael Neftalí Lizcano Reyes</w:t>
            </w:r>
          </w:p>
        </w:tc>
        <w:tc>
          <w:tcPr>
            <w:tcW w:w="1559" w:type="dxa"/>
            <w:vAlign w:val="center"/>
          </w:tcPr>
          <w:p w14:paraId="000001C1" w14:textId="77777777" w:rsidR="007B6A64" w:rsidRDefault="00000000">
            <w:pPr>
              <w:spacing w:line="360" w:lineRule="auto"/>
              <w:jc w:val="both"/>
              <w:rPr>
                <w:b w:val="0"/>
                <w:sz w:val="20"/>
                <w:szCs w:val="20"/>
              </w:rPr>
            </w:pPr>
            <w:r>
              <w:rPr>
                <w:b w:val="0"/>
                <w:color w:val="000000"/>
                <w:sz w:val="20"/>
                <w:szCs w:val="20"/>
              </w:rPr>
              <w:t>Responsable Equipo Desarrollo Curricular</w:t>
            </w:r>
          </w:p>
        </w:tc>
        <w:tc>
          <w:tcPr>
            <w:tcW w:w="3257" w:type="dxa"/>
            <w:vAlign w:val="center"/>
          </w:tcPr>
          <w:p w14:paraId="000001C2" w14:textId="77777777" w:rsidR="007B6A64" w:rsidRDefault="00000000">
            <w:pPr>
              <w:spacing w:line="360" w:lineRule="auto"/>
              <w:jc w:val="both"/>
              <w:rPr>
                <w:b w:val="0"/>
                <w:sz w:val="20"/>
                <w:szCs w:val="20"/>
              </w:rPr>
            </w:pPr>
            <w:r>
              <w:rPr>
                <w:b w:val="0"/>
                <w:color w:val="000000"/>
                <w:sz w:val="20"/>
                <w:szCs w:val="20"/>
              </w:rPr>
              <w:t>Regional Santander - Centro Industrial del Diseño y la Manufactura.</w:t>
            </w:r>
          </w:p>
        </w:tc>
        <w:tc>
          <w:tcPr>
            <w:tcW w:w="1888" w:type="dxa"/>
            <w:vAlign w:val="center"/>
          </w:tcPr>
          <w:p w14:paraId="000001C3" w14:textId="77777777" w:rsidR="007B6A64" w:rsidRDefault="00000000">
            <w:pPr>
              <w:spacing w:line="360" w:lineRule="auto"/>
              <w:jc w:val="both"/>
              <w:rPr>
                <w:b w:val="0"/>
                <w:sz w:val="20"/>
                <w:szCs w:val="20"/>
              </w:rPr>
            </w:pPr>
            <w:r>
              <w:rPr>
                <w:b w:val="0"/>
                <w:sz w:val="20"/>
                <w:szCs w:val="20"/>
              </w:rPr>
              <w:t>Agosto de 2022</w:t>
            </w:r>
          </w:p>
        </w:tc>
      </w:tr>
      <w:tr w:rsidR="007B6A64" w14:paraId="3C81EAFD" w14:textId="77777777">
        <w:trPr>
          <w:trHeight w:val="340"/>
        </w:trPr>
        <w:tc>
          <w:tcPr>
            <w:tcW w:w="1272" w:type="dxa"/>
            <w:vMerge/>
            <w:vAlign w:val="center"/>
          </w:tcPr>
          <w:p w14:paraId="000001C4" w14:textId="77777777" w:rsidR="007B6A64" w:rsidRDefault="007B6A64">
            <w:pPr>
              <w:widowControl w:val="0"/>
              <w:pBdr>
                <w:top w:val="nil"/>
                <w:left w:val="nil"/>
                <w:bottom w:val="nil"/>
                <w:right w:val="nil"/>
                <w:between w:val="nil"/>
              </w:pBdr>
              <w:rPr>
                <w:b w:val="0"/>
                <w:sz w:val="20"/>
                <w:szCs w:val="20"/>
              </w:rPr>
            </w:pPr>
          </w:p>
        </w:tc>
        <w:tc>
          <w:tcPr>
            <w:tcW w:w="1991" w:type="dxa"/>
            <w:vAlign w:val="center"/>
          </w:tcPr>
          <w:p w14:paraId="000001C5" w14:textId="77777777" w:rsidR="007B6A64" w:rsidRDefault="00000000">
            <w:pPr>
              <w:spacing w:line="360" w:lineRule="auto"/>
              <w:jc w:val="both"/>
              <w:rPr>
                <w:b w:val="0"/>
                <w:color w:val="000000"/>
                <w:sz w:val="20"/>
                <w:szCs w:val="20"/>
              </w:rPr>
            </w:pPr>
            <w:r>
              <w:rPr>
                <w:b w:val="0"/>
                <w:sz w:val="20"/>
                <w:szCs w:val="20"/>
              </w:rPr>
              <w:t>Sandra Patricia Hoyos Sepúlveda</w:t>
            </w:r>
          </w:p>
        </w:tc>
        <w:tc>
          <w:tcPr>
            <w:tcW w:w="1559" w:type="dxa"/>
            <w:vAlign w:val="center"/>
          </w:tcPr>
          <w:p w14:paraId="000001C6" w14:textId="77777777" w:rsidR="007B6A64" w:rsidRDefault="00000000">
            <w:pPr>
              <w:spacing w:line="360" w:lineRule="auto"/>
              <w:jc w:val="both"/>
              <w:rPr>
                <w:b w:val="0"/>
                <w:color w:val="000000"/>
                <w:sz w:val="20"/>
                <w:szCs w:val="20"/>
              </w:rPr>
            </w:pPr>
            <w:r>
              <w:rPr>
                <w:b w:val="0"/>
                <w:sz w:val="20"/>
                <w:szCs w:val="20"/>
              </w:rPr>
              <w:t>Corrección de estilo</w:t>
            </w:r>
          </w:p>
        </w:tc>
        <w:tc>
          <w:tcPr>
            <w:tcW w:w="3257" w:type="dxa"/>
            <w:vAlign w:val="center"/>
          </w:tcPr>
          <w:p w14:paraId="000001C7" w14:textId="77777777" w:rsidR="007B6A64" w:rsidRDefault="00000000">
            <w:pPr>
              <w:spacing w:line="360" w:lineRule="auto"/>
              <w:jc w:val="both"/>
              <w:rPr>
                <w:b w:val="0"/>
                <w:color w:val="000000"/>
                <w:sz w:val="20"/>
                <w:szCs w:val="20"/>
              </w:rPr>
            </w:pPr>
            <w:r>
              <w:rPr>
                <w:b w:val="0"/>
                <w:sz w:val="20"/>
                <w:szCs w:val="20"/>
              </w:rPr>
              <w:t>Regional Distrito Capital - Centro de Diseño y Metrología</w:t>
            </w:r>
          </w:p>
        </w:tc>
        <w:tc>
          <w:tcPr>
            <w:tcW w:w="1888" w:type="dxa"/>
            <w:vAlign w:val="center"/>
          </w:tcPr>
          <w:p w14:paraId="000001C8" w14:textId="77777777" w:rsidR="007B6A64" w:rsidRDefault="00000000">
            <w:pPr>
              <w:spacing w:line="360" w:lineRule="auto"/>
              <w:jc w:val="both"/>
              <w:rPr>
                <w:b w:val="0"/>
                <w:sz w:val="20"/>
                <w:szCs w:val="20"/>
              </w:rPr>
            </w:pPr>
            <w:r>
              <w:rPr>
                <w:b w:val="0"/>
                <w:sz w:val="20"/>
                <w:szCs w:val="20"/>
              </w:rPr>
              <w:t>Agosto de 2022</w:t>
            </w:r>
          </w:p>
        </w:tc>
      </w:tr>
    </w:tbl>
    <w:p w14:paraId="000001C9" w14:textId="77777777" w:rsidR="007B6A64" w:rsidRDefault="007B6A64">
      <w:pPr>
        <w:spacing w:line="360" w:lineRule="auto"/>
        <w:jc w:val="both"/>
        <w:rPr>
          <w:sz w:val="20"/>
          <w:szCs w:val="20"/>
          <w:highlight w:val="yellow"/>
        </w:rPr>
      </w:pPr>
    </w:p>
    <w:p w14:paraId="000001CA" w14:textId="77777777" w:rsidR="007B6A64" w:rsidRDefault="007B6A64">
      <w:pPr>
        <w:spacing w:line="360" w:lineRule="auto"/>
        <w:jc w:val="both"/>
        <w:rPr>
          <w:sz w:val="20"/>
          <w:szCs w:val="20"/>
          <w:highlight w:val="yellow"/>
        </w:rPr>
      </w:pPr>
    </w:p>
    <w:p w14:paraId="000001CB" w14:textId="77777777" w:rsidR="007B6A64" w:rsidRDefault="007B6A64">
      <w:pPr>
        <w:spacing w:line="360" w:lineRule="auto"/>
        <w:jc w:val="both"/>
        <w:rPr>
          <w:sz w:val="20"/>
          <w:szCs w:val="20"/>
          <w:highlight w:val="yellow"/>
        </w:rPr>
      </w:pPr>
    </w:p>
    <w:p w14:paraId="000001CC" w14:textId="77777777" w:rsidR="007B6A64" w:rsidRDefault="00000000">
      <w:pPr>
        <w:numPr>
          <w:ilvl w:val="0"/>
          <w:numId w:val="6"/>
        </w:numPr>
        <w:pBdr>
          <w:top w:val="nil"/>
          <w:left w:val="nil"/>
          <w:bottom w:val="nil"/>
          <w:right w:val="nil"/>
          <w:between w:val="nil"/>
        </w:pBdr>
        <w:spacing w:line="360" w:lineRule="auto"/>
        <w:jc w:val="both"/>
        <w:rPr>
          <w:b/>
          <w:color w:val="000000"/>
          <w:sz w:val="20"/>
          <w:szCs w:val="20"/>
        </w:rPr>
      </w:pPr>
      <w:r>
        <w:rPr>
          <w:b/>
          <w:color w:val="000000"/>
          <w:sz w:val="20"/>
          <w:szCs w:val="20"/>
        </w:rPr>
        <w:t xml:space="preserve">CONTROL DE CAMBIOS </w:t>
      </w:r>
    </w:p>
    <w:p w14:paraId="000001CD" w14:textId="77777777" w:rsidR="007B6A64" w:rsidRDefault="00000000">
      <w:pPr>
        <w:pBdr>
          <w:top w:val="nil"/>
          <w:left w:val="nil"/>
          <w:bottom w:val="nil"/>
          <w:right w:val="nil"/>
          <w:between w:val="nil"/>
        </w:pBdr>
        <w:spacing w:line="360" w:lineRule="auto"/>
        <w:jc w:val="both"/>
        <w:rPr>
          <w:b/>
          <w:sz w:val="20"/>
          <w:szCs w:val="20"/>
        </w:rPr>
      </w:pPr>
      <w:r>
        <w:rPr>
          <w:b/>
          <w:sz w:val="20"/>
          <w:szCs w:val="20"/>
        </w:rPr>
        <w:t>(Diligenciar únicamente si realiza ajustes a la Unidad Temática)</w:t>
      </w:r>
    </w:p>
    <w:p w14:paraId="000001CE" w14:textId="77777777" w:rsidR="007B6A64" w:rsidRDefault="007B6A64">
      <w:pPr>
        <w:spacing w:line="360" w:lineRule="auto"/>
        <w:jc w:val="both"/>
        <w:rPr>
          <w:sz w:val="20"/>
          <w:szCs w:val="20"/>
        </w:rPr>
      </w:pPr>
    </w:p>
    <w:tbl>
      <w:tblPr>
        <w:tblStyle w:val="ac"/>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7B6A64" w14:paraId="5F20BAE2" w14:textId="77777777">
        <w:tc>
          <w:tcPr>
            <w:tcW w:w="1264" w:type="dxa"/>
            <w:tcBorders>
              <w:top w:val="nil"/>
              <w:left w:val="nil"/>
            </w:tcBorders>
          </w:tcPr>
          <w:p w14:paraId="000001CF" w14:textId="77777777" w:rsidR="007B6A64" w:rsidRDefault="007B6A64">
            <w:pPr>
              <w:spacing w:line="360" w:lineRule="auto"/>
              <w:jc w:val="both"/>
              <w:rPr>
                <w:sz w:val="20"/>
                <w:szCs w:val="20"/>
              </w:rPr>
            </w:pPr>
          </w:p>
        </w:tc>
        <w:tc>
          <w:tcPr>
            <w:tcW w:w="2138" w:type="dxa"/>
          </w:tcPr>
          <w:p w14:paraId="000001D0" w14:textId="77777777" w:rsidR="007B6A64" w:rsidRDefault="00000000">
            <w:pPr>
              <w:spacing w:line="360" w:lineRule="auto"/>
              <w:jc w:val="both"/>
              <w:rPr>
                <w:sz w:val="20"/>
                <w:szCs w:val="20"/>
              </w:rPr>
            </w:pPr>
            <w:r>
              <w:rPr>
                <w:sz w:val="20"/>
                <w:szCs w:val="20"/>
              </w:rPr>
              <w:t>Nombre</w:t>
            </w:r>
          </w:p>
        </w:tc>
        <w:tc>
          <w:tcPr>
            <w:tcW w:w="1701" w:type="dxa"/>
          </w:tcPr>
          <w:p w14:paraId="000001D1" w14:textId="77777777" w:rsidR="007B6A64" w:rsidRDefault="00000000">
            <w:pPr>
              <w:spacing w:line="360" w:lineRule="auto"/>
              <w:jc w:val="both"/>
              <w:rPr>
                <w:sz w:val="20"/>
                <w:szCs w:val="20"/>
              </w:rPr>
            </w:pPr>
            <w:r>
              <w:rPr>
                <w:sz w:val="20"/>
                <w:szCs w:val="20"/>
              </w:rPr>
              <w:t>Cargo</w:t>
            </w:r>
          </w:p>
        </w:tc>
        <w:tc>
          <w:tcPr>
            <w:tcW w:w="1843" w:type="dxa"/>
          </w:tcPr>
          <w:p w14:paraId="000001D2" w14:textId="77777777" w:rsidR="007B6A64" w:rsidRDefault="00000000">
            <w:pPr>
              <w:spacing w:line="360" w:lineRule="auto"/>
              <w:jc w:val="both"/>
              <w:rPr>
                <w:sz w:val="20"/>
                <w:szCs w:val="20"/>
              </w:rPr>
            </w:pPr>
            <w:r>
              <w:rPr>
                <w:sz w:val="20"/>
                <w:szCs w:val="20"/>
              </w:rPr>
              <w:t>Dependencia</w:t>
            </w:r>
          </w:p>
        </w:tc>
        <w:tc>
          <w:tcPr>
            <w:tcW w:w="1044" w:type="dxa"/>
          </w:tcPr>
          <w:p w14:paraId="000001D3" w14:textId="77777777" w:rsidR="007B6A64" w:rsidRDefault="00000000">
            <w:pPr>
              <w:spacing w:line="360" w:lineRule="auto"/>
              <w:jc w:val="both"/>
              <w:rPr>
                <w:sz w:val="20"/>
                <w:szCs w:val="20"/>
              </w:rPr>
            </w:pPr>
            <w:r>
              <w:rPr>
                <w:sz w:val="20"/>
                <w:szCs w:val="20"/>
              </w:rPr>
              <w:t>Fecha</w:t>
            </w:r>
          </w:p>
        </w:tc>
        <w:tc>
          <w:tcPr>
            <w:tcW w:w="1977" w:type="dxa"/>
          </w:tcPr>
          <w:p w14:paraId="000001D4" w14:textId="77777777" w:rsidR="007B6A64" w:rsidRDefault="00000000">
            <w:pPr>
              <w:spacing w:line="360" w:lineRule="auto"/>
              <w:jc w:val="both"/>
              <w:rPr>
                <w:sz w:val="20"/>
                <w:szCs w:val="20"/>
              </w:rPr>
            </w:pPr>
            <w:r>
              <w:rPr>
                <w:sz w:val="20"/>
                <w:szCs w:val="20"/>
              </w:rPr>
              <w:t>Razón del cambio</w:t>
            </w:r>
          </w:p>
        </w:tc>
      </w:tr>
      <w:tr w:rsidR="007B6A64" w14:paraId="05AE5B2E" w14:textId="77777777">
        <w:tc>
          <w:tcPr>
            <w:tcW w:w="1264" w:type="dxa"/>
          </w:tcPr>
          <w:p w14:paraId="000001D5" w14:textId="77777777" w:rsidR="007B6A64" w:rsidRDefault="00000000">
            <w:pPr>
              <w:spacing w:line="360" w:lineRule="auto"/>
              <w:jc w:val="both"/>
              <w:rPr>
                <w:sz w:val="20"/>
                <w:szCs w:val="20"/>
              </w:rPr>
            </w:pPr>
            <w:r>
              <w:rPr>
                <w:sz w:val="20"/>
                <w:szCs w:val="20"/>
              </w:rPr>
              <w:t>Autor (es)</w:t>
            </w:r>
          </w:p>
        </w:tc>
        <w:tc>
          <w:tcPr>
            <w:tcW w:w="2138" w:type="dxa"/>
          </w:tcPr>
          <w:p w14:paraId="000001D6" w14:textId="3E1D7877" w:rsidR="007B6A64" w:rsidRDefault="00F91613">
            <w:pPr>
              <w:spacing w:line="360" w:lineRule="auto"/>
              <w:jc w:val="both"/>
              <w:rPr>
                <w:sz w:val="20"/>
                <w:szCs w:val="20"/>
              </w:rPr>
            </w:pPr>
            <w:r>
              <w:rPr>
                <w:sz w:val="20"/>
                <w:szCs w:val="20"/>
              </w:rPr>
              <w:t>Fabian Cuartas Donado</w:t>
            </w:r>
          </w:p>
        </w:tc>
        <w:tc>
          <w:tcPr>
            <w:tcW w:w="1701" w:type="dxa"/>
          </w:tcPr>
          <w:p w14:paraId="000001D7" w14:textId="14094CB0" w:rsidR="007B6A64" w:rsidRDefault="00F91613">
            <w:pPr>
              <w:spacing w:line="360" w:lineRule="auto"/>
              <w:jc w:val="both"/>
              <w:rPr>
                <w:sz w:val="20"/>
                <w:szCs w:val="20"/>
              </w:rPr>
            </w:pPr>
            <w:r>
              <w:rPr>
                <w:sz w:val="20"/>
                <w:szCs w:val="20"/>
              </w:rPr>
              <w:t>Evaluador Instruccional</w:t>
            </w:r>
          </w:p>
        </w:tc>
        <w:tc>
          <w:tcPr>
            <w:tcW w:w="1843" w:type="dxa"/>
          </w:tcPr>
          <w:p w14:paraId="000001D8" w14:textId="13DFAE2F" w:rsidR="007B6A64" w:rsidRDefault="00F91613">
            <w:pPr>
              <w:spacing w:line="360" w:lineRule="auto"/>
              <w:jc w:val="both"/>
              <w:rPr>
                <w:sz w:val="20"/>
                <w:szCs w:val="20"/>
              </w:rPr>
            </w:pPr>
            <w:r>
              <w:rPr>
                <w:sz w:val="20"/>
                <w:szCs w:val="20"/>
              </w:rPr>
              <w:t xml:space="preserve">Regional Atlántico- </w:t>
            </w:r>
            <w:r w:rsidRPr="00DA1344">
              <w:rPr>
                <w:sz w:val="20"/>
                <w:szCs w:val="20"/>
              </w:rPr>
              <w:t>Centro Para El Desarrollo Agroecológico Y Agroindustria</w:t>
            </w:r>
          </w:p>
        </w:tc>
        <w:tc>
          <w:tcPr>
            <w:tcW w:w="1044" w:type="dxa"/>
          </w:tcPr>
          <w:p w14:paraId="000001D9" w14:textId="34B2C046" w:rsidR="007B6A64" w:rsidRDefault="00F91613">
            <w:pPr>
              <w:spacing w:line="360" w:lineRule="auto"/>
              <w:jc w:val="both"/>
              <w:rPr>
                <w:sz w:val="20"/>
                <w:szCs w:val="20"/>
              </w:rPr>
            </w:pPr>
            <w:r>
              <w:rPr>
                <w:sz w:val="20"/>
                <w:szCs w:val="20"/>
              </w:rPr>
              <w:t>Marzo de 2024</w:t>
            </w:r>
          </w:p>
        </w:tc>
        <w:tc>
          <w:tcPr>
            <w:tcW w:w="1977" w:type="dxa"/>
          </w:tcPr>
          <w:p w14:paraId="000001DA" w14:textId="3F628C59" w:rsidR="007B6A64" w:rsidRDefault="00F91613">
            <w:pPr>
              <w:spacing w:line="360" w:lineRule="auto"/>
              <w:jc w:val="both"/>
              <w:rPr>
                <w:sz w:val="20"/>
                <w:szCs w:val="20"/>
              </w:rPr>
            </w:pPr>
            <w:r>
              <w:rPr>
                <w:sz w:val="20"/>
                <w:szCs w:val="20"/>
              </w:rPr>
              <w:t>Actualización para el 2024</w:t>
            </w:r>
          </w:p>
        </w:tc>
      </w:tr>
    </w:tbl>
    <w:p w14:paraId="000001DB" w14:textId="77777777" w:rsidR="007B6A64" w:rsidRDefault="007B6A64">
      <w:pPr>
        <w:spacing w:line="360" w:lineRule="auto"/>
        <w:jc w:val="both"/>
        <w:rPr>
          <w:sz w:val="20"/>
          <w:szCs w:val="20"/>
        </w:rPr>
      </w:pPr>
    </w:p>
    <w:sectPr w:rsidR="007B6A64">
      <w:headerReference w:type="default" r:id="rId44"/>
      <w:footerReference w:type="default" r:id="rId4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Fabian Geovani Cuartas Donado" w:date="2024-03-05T08:10:00Z" w:initials="FC">
    <w:p w14:paraId="23FFD840" w14:textId="77777777" w:rsidR="00C364E7" w:rsidRDefault="003848EE" w:rsidP="00C364E7">
      <w:pPr>
        <w:pStyle w:val="Textocomentario"/>
      </w:pPr>
      <w:r>
        <w:rPr>
          <w:rStyle w:val="Refdecomentario"/>
        </w:rPr>
        <w:annotationRef/>
      </w:r>
      <w:r w:rsidR="00C364E7">
        <w:rPr>
          <w:color w:val="000000"/>
        </w:rPr>
        <w:t>Equipo de producción el documento se encuentra en  la carpeta: Formatos DI: CF15_Video_Introducción y video de experto.</w:t>
      </w:r>
    </w:p>
    <w:p w14:paraId="766B6869" w14:textId="77777777" w:rsidR="00C364E7" w:rsidRDefault="00C364E7" w:rsidP="00C364E7">
      <w:pPr>
        <w:pStyle w:val="Textocomentario"/>
      </w:pPr>
      <w:r>
        <w:rPr>
          <w:color w:val="000000"/>
        </w:rPr>
        <w:t xml:space="preserve">Se deja video guía de cómo sería: </w:t>
      </w:r>
      <w:hyperlink r:id="rId1" w:history="1">
        <w:r w:rsidRPr="001C624F">
          <w:rPr>
            <w:rStyle w:val="Hipervnculo"/>
          </w:rPr>
          <w:t>https://www.youtube.com/watch?v=pQdCVircKs4</w:t>
        </w:r>
      </w:hyperlink>
      <w:r>
        <w:rPr>
          <w:color w:val="000000"/>
        </w:rPr>
        <w:t xml:space="preserve">  </w:t>
      </w:r>
    </w:p>
  </w:comment>
  <w:comment w:id="5" w:author="Fabian Geovani Cuartas Donado" w:date="2024-03-05T08:18:00Z" w:initials="FC">
    <w:p w14:paraId="4E0DDE74" w14:textId="123F6C98" w:rsidR="00B645F0" w:rsidRDefault="00B645F0" w:rsidP="00B645F0">
      <w:pPr>
        <w:pStyle w:val="Textocomentario"/>
      </w:pPr>
      <w:r>
        <w:rPr>
          <w:rStyle w:val="Refdecomentario"/>
        </w:rPr>
        <w:annotationRef/>
      </w:r>
      <w:r>
        <w:rPr>
          <w:color w:val="000000"/>
        </w:rPr>
        <w:t>Equipo de producción el documento se encuentra en  la carpeta: Formatos DI: CF15_1_Slide_diapositivas_titulos_Manejo animal.</w:t>
      </w:r>
    </w:p>
  </w:comment>
  <w:comment w:id="6" w:author="Fabian Geovani Cuartas Donado" w:date="2024-03-05T09:23:00Z" w:initials="FC">
    <w:p w14:paraId="7EE6148C" w14:textId="77777777" w:rsidR="00863BBD" w:rsidRDefault="00863BBD" w:rsidP="00863BBD">
      <w:pPr>
        <w:pStyle w:val="Textocomentario"/>
      </w:pPr>
      <w:r>
        <w:rPr>
          <w:rStyle w:val="Refdecomentario"/>
        </w:rPr>
        <w:annotationRef/>
      </w:r>
      <w:r>
        <w:rPr>
          <w:color w:val="000000"/>
        </w:rPr>
        <w:t>Equipo de producción el documento se encuentra en  la carpeta: Formatos DI: CF15_2_Tarjetas_clasificacion marcas.</w:t>
      </w:r>
    </w:p>
  </w:comment>
  <w:comment w:id="7" w:author="Oscar Guevara" w:date="2022-08-18T11:53:00Z" w:initials="">
    <w:p w14:paraId="000001E3" w14:textId="6CEDD98A" w:rsidR="007B6A64" w:rsidRDefault="00000000">
      <w:pPr>
        <w:widowControl w:val="0"/>
        <w:pBdr>
          <w:top w:val="nil"/>
          <w:left w:val="nil"/>
          <w:bottom w:val="nil"/>
          <w:right w:val="nil"/>
          <w:between w:val="nil"/>
        </w:pBdr>
        <w:spacing w:line="240" w:lineRule="auto"/>
        <w:rPr>
          <w:color w:val="000000"/>
        </w:rPr>
      </w:pPr>
      <w:r>
        <w:rPr>
          <w:color w:val="000000"/>
        </w:rPr>
        <w:t xml:space="preserve">Generar llamado a la acción para que el aprendiz pueda visualizar el recurso en una ventana nueva. </w:t>
      </w:r>
    </w:p>
    <w:p w14:paraId="000001E4" w14:textId="77777777" w:rsidR="007B6A64" w:rsidRDefault="00000000">
      <w:pPr>
        <w:widowControl w:val="0"/>
        <w:pBdr>
          <w:top w:val="nil"/>
          <w:left w:val="nil"/>
          <w:bottom w:val="nil"/>
          <w:right w:val="nil"/>
          <w:between w:val="nil"/>
        </w:pBdr>
        <w:spacing w:line="240" w:lineRule="auto"/>
        <w:rPr>
          <w:color w:val="000000"/>
        </w:rPr>
      </w:pPr>
      <w:r>
        <w:rPr>
          <w:color w:val="000000"/>
        </w:rPr>
        <w:t>El video es licenciado como Creative Commons.</w:t>
      </w:r>
    </w:p>
  </w:comment>
  <w:comment w:id="8" w:author="Oscar Guevara" w:date="2022-08-19T18:29:00Z" w:initials="">
    <w:p w14:paraId="000001E5" w14:textId="77777777" w:rsidR="007B6A64" w:rsidRDefault="00000000">
      <w:pPr>
        <w:widowControl w:val="0"/>
        <w:pBdr>
          <w:top w:val="nil"/>
          <w:left w:val="nil"/>
          <w:bottom w:val="nil"/>
          <w:right w:val="nil"/>
          <w:between w:val="nil"/>
        </w:pBdr>
        <w:spacing w:line="240" w:lineRule="auto"/>
        <w:rPr>
          <w:color w:val="000000"/>
        </w:rPr>
      </w:pPr>
      <w:r>
        <w:rPr>
          <w:color w:val="000000"/>
        </w:rPr>
        <w:t>Fuente: https://www.freepik.es/fotos-premium/grupo-vacas-lactantes-moviendose-area-cubiculo-otra-trabajos_22637874.htm#query=mover%20ganado&amp;position=37&amp;from_view=search</w:t>
      </w:r>
    </w:p>
  </w:comment>
  <w:comment w:id="9" w:author="Fabian Geovani Cuartas Donado" w:date="2024-03-05T09:27:00Z" w:initials="FC">
    <w:p w14:paraId="4B9E7DFF" w14:textId="77777777" w:rsidR="00863BBD" w:rsidRDefault="00863BBD" w:rsidP="00863BBD">
      <w:pPr>
        <w:pStyle w:val="Textocomentario"/>
      </w:pPr>
      <w:r>
        <w:rPr>
          <w:rStyle w:val="Refdecomentario"/>
        </w:rPr>
        <w:annotationRef/>
      </w:r>
      <w:r>
        <w:rPr>
          <w:color w:val="000000"/>
        </w:rPr>
        <w:t>Equipo de producción el documento se encuentra en  la carpeta: Formatos DI: CF15_3_Tabs_Verticales_Tecnicas movilización.</w:t>
      </w:r>
    </w:p>
  </w:comment>
  <w:comment w:id="10" w:author="Oscar Guevara" w:date="2022-08-24T02:07:00Z" w:initials="">
    <w:p w14:paraId="000001E7" w14:textId="3C586FB9" w:rsidR="007B6A64" w:rsidRDefault="00000000">
      <w:pPr>
        <w:widowControl w:val="0"/>
        <w:pBdr>
          <w:top w:val="nil"/>
          <w:left w:val="nil"/>
          <w:bottom w:val="nil"/>
          <w:right w:val="nil"/>
          <w:between w:val="nil"/>
        </w:pBdr>
        <w:spacing w:line="240" w:lineRule="auto"/>
        <w:rPr>
          <w:color w:val="000000"/>
        </w:rPr>
      </w:pPr>
      <w:r>
        <w:rPr>
          <w:color w:val="000000"/>
        </w:rPr>
        <w:t xml:space="preserve">Rediseñar. </w:t>
      </w:r>
    </w:p>
    <w:p w14:paraId="000001E8" w14:textId="77777777" w:rsidR="007B6A64" w:rsidRDefault="007B6A64">
      <w:pPr>
        <w:widowControl w:val="0"/>
        <w:pBdr>
          <w:top w:val="nil"/>
          <w:left w:val="nil"/>
          <w:bottom w:val="nil"/>
          <w:right w:val="nil"/>
          <w:between w:val="nil"/>
        </w:pBdr>
        <w:spacing w:line="240" w:lineRule="auto"/>
        <w:rPr>
          <w:color w:val="000000"/>
        </w:rPr>
      </w:pPr>
    </w:p>
    <w:p w14:paraId="000001E9" w14:textId="77777777" w:rsidR="007B6A64" w:rsidRDefault="00000000">
      <w:pPr>
        <w:widowControl w:val="0"/>
        <w:pBdr>
          <w:top w:val="nil"/>
          <w:left w:val="nil"/>
          <w:bottom w:val="nil"/>
          <w:right w:val="nil"/>
          <w:between w:val="nil"/>
        </w:pBdr>
        <w:spacing w:line="240" w:lineRule="auto"/>
        <w:rPr>
          <w:color w:val="000000"/>
        </w:rPr>
      </w:pPr>
      <w:r>
        <w:rPr>
          <w:color w:val="000000"/>
        </w:rPr>
        <w:t xml:space="preserve">Textos base: </w:t>
      </w:r>
    </w:p>
    <w:p w14:paraId="000001EA" w14:textId="77777777" w:rsidR="007B6A64" w:rsidRDefault="007B6A64">
      <w:pPr>
        <w:widowControl w:val="0"/>
        <w:pBdr>
          <w:top w:val="nil"/>
          <w:left w:val="nil"/>
          <w:bottom w:val="nil"/>
          <w:right w:val="nil"/>
          <w:between w:val="nil"/>
        </w:pBdr>
        <w:spacing w:line="240" w:lineRule="auto"/>
        <w:rPr>
          <w:color w:val="000000"/>
        </w:rPr>
      </w:pPr>
    </w:p>
    <w:p w14:paraId="000001EB" w14:textId="77777777" w:rsidR="007B6A64" w:rsidRDefault="00000000">
      <w:pPr>
        <w:widowControl w:val="0"/>
        <w:pBdr>
          <w:top w:val="nil"/>
          <w:left w:val="nil"/>
          <w:bottom w:val="nil"/>
          <w:right w:val="nil"/>
          <w:between w:val="nil"/>
        </w:pBdr>
        <w:spacing w:line="240" w:lineRule="auto"/>
        <w:rPr>
          <w:color w:val="000000"/>
        </w:rPr>
      </w:pPr>
      <w:r>
        <w:rPr>
          <w:color w:val="000000"/>
        </w:rPr>
        <w:t>Zona de movimiento del trabajador</w:t>
      </w:r>
    </w:p>
    <w:p w14:paraId="000001EC" w14:textId="77777777" w:rsidR="007B6A64" w:rsidRDefault="00000000">
      <w:pPr>
        <w:widowControl w:val="0"/>
        <w:pBdr>
          <w:top w:val="nil"/>
          <w:left w:val="nil"/>
          <w:bottom w:val="nil"/>
          <w:right w:val="nil"/>
          <w:between w:val="nil"/>
        </w:pBdr>
        <w:spacing w:line="240" w:lineRule="auto"/>
        <w:rPr>
          <w:color w:val="000000"/>
        </w:rPr>
      </w:pPr>
      <w:r>
        <w:rPr>
          <w:color w:val="000000"/>
        </w:rPr>
        <w:t>Punto Ciego</w:t>
      </w:r>
    </w:p>
    <w:p w14:paraId="000001ED" w14:textId="77777777" w:rsidR="007B6A64" w:rsidRDefault="00000000">
      <w:pPr>
        <w:widowControl w:val="0"/>
        <w:pBdr>
          <w:top w:val="nil"/>
          <w:left w:val="nil"/>
          <w:bottom w:val="nil"/>
          <w:right w:val="nil"/>
          <w:between w:val="nil"/>
        </w:pBdr>
        <w:spacing w:line="240" w:lineRule="auto"/>
        <w:rPr>
          <w:color w:val="000000"/>
        </w:rPr>
      </w:pPr>
      <w:r>
        <w:rPr>
          <w:color w:val="000000"/>
        </w:rPr>
        <w:t>Punto de balance</w:t>
      </w:r>
    </w:p>
    <w:p w14:paraId="000001EE" w14:textId="77777777" w:rsidR="007B6A64" w:rsidRDefault="00000000">
      <w:pPr>
        <w:widowControl w:val="0"/>
        <w:pBdr>
          <w:top w:val="nil"/>
          <w:left w:val="nil"/>
          <w:bottom w:val="nil"/>
          <w:right w:val="nil"/>
          <w:between w:val="nil"/>
        </w:pBdr>
        <w:spacing w:line="240" w:lineRule="auto"/>
        <w:rPr>
          <w:color w:val="000000"/>
        </w:rPr>
      </w:pPr>
      <w:r>
        <w:rPr>
          <w:color w:val="000000"/>
        </w:rPr>
        <w:t>Orilla de la zona de fuga</w:t>
      </w:r>
    </w:p>
    <w:p w14:paraId="000001EF" w14:textId="77777777" w:rsidR="007B6A64" w:rsidRDefault="007B6A64">
      <w:pPr>
        <w:widowControl w:val="0"/>
        <w:pBdr>
          <w:top w:val="nil"/>
          <w:left w:val="nil"/>
          <w:bottom w:val="nil"/>
          <w:right w:val="nil"/>
          <w:between w:val="nil"/>
        </w:pBdr>
        <w:spacing w:line="240" w:lineRule="auto"/>
        <w:rPr>
          <w:color w:val="000000"/>
        </w:rPr>
      </w:pPr>
    </w:p>
    <w:p w14:paraId="000001F0" w14:textId="77777777" w:rsidR="007B6A64" w:rsidRDefault="00000000">
      <w:pPr>
        <w:widowControl w:val="0"/>
        <w:pBdr>
          <w:top w:val="nil"/>
          <w:left w:val="nil"/>
          <w:bottom w:val="nil"/>
          <w:right w:val="nil"/>
          <w:between w:val="nil"/>
        </w:pBdr>
        <w:spacing w:line="240" w:lineRule="auto"/>
        <w:rPr>
          <w:color w:val="000000"/>
        </w:rPr>
      </w:pPr>
      <w:r>
        <w:rPr>
          <w:color w:val="000000"/>
        </w:rPr>
        <w:t>Fuente: https://www.agrovetmarket.com/noticias-salud-animal/detalle/por-que-es-importante-conocer-el-punto-de-balance-en-bovinos_</w:t>
      </w:r>
    </w:p>
  </w:comment>
  <w:comment w:id="11" w:author="Fabian Geovani Cuartas Donado" w:date="2024-03-05T09:34:00Z" w:initials="FC">
    <w:p w14:paraId="1711CFB4" w14:textId="77777777" w:rsidR="000946DF" w:rsidRDefault="000946DF" w:rsidP="000946DF">
      <w:pPr>
        <w:pStyle w:val="Textocomentario"/>
      </w:pPr>
      <w:r>
        <w:rPr>
          <w:rStyle w:val="Refdecomentario"/>
        </w:rPr>
        <w:annotationRef/>
      </w:r>
      <w:r>
        <w:rPr>
          <w:color w:val="000000"/>
        </w:rPr>
        <w:t>Equipo de producción el documento se encuentra en  la carpeta: Formatos DI: CF15_4_Infografia_interactiva_puntocaliente_Topografia_animal.</w:t>
      </w:r>
    </w:p>
  </w:comment>
  <w:comment w:id="12" w:author="Oscar Guevara" w:date="2022-08-24T04:40:00Z" w:initials="">
    <w:p w14:paraId="00000202" w14:textId="59096C92" w:rsidR="007B6A64" w:rsidRDefault="00000000">
      <w:pPr>
        <w:widowControl w:val="0"/>
        <w:pBdr>
          <w:top w:val="nil"/>
          <w:left w:val="nil"/>
          <w:bottom w:val="nil"/>
          <w:right w:val="nil"/>
          <w:between w:val="nil"/>
        </w:pBdr>
        <w:spacing w:line="240" w:lineRule="auto"/>
        <w:rPr>
          <w:color w:val="000000"/>
        </w:rPr>
      </w:pPr>
      <w:r>
        <w:rPr>
          <w:color w:val="000000"/>
        </w:rPr>
        <w:t>Permitir descargar al estudiante el archivo en PDF que se encuentra en la carpeta Anexos denominado: Anatomia_y_fisiologia_animal</w:t>
      </w:r>
    </w:p>
  </w:comment>
  <w:comment w:id="13" w:author="Fabian Geovani Cuartas Donado" w:date="2024-03-05T09:35:00Z" w:initials="FC">
    <w:p w14:paraId="5996F7C7" w14:textId="77777777" w:rsidR="000946DF" w:rsidRDefault="000946DF" w:rsidP="000946DF">
      <w:pPr>
        <w:pStyle w:val="Textocomentario"/>
      </w:pPr>
      <w:r>
        <w:rPr>
          <w:rStyle w:val="Refdecomentario"/>
        </w:rPr>
        <w:annotationRef/>
      </w:r>
      <w:r>
        <w:rPr>
          <w:color w:val="000000"/>
        </w:rPr>
        <w:t>Equipo de producción el documento se encuentra en  la carpeta: Formatos DI: CF15_4.1_Tarjetas_Tipos enfermedades.</w:t>
      </w:r>
    </w:p>
  </w:comment>
  <w:comment w:id="14" w:author="Fabian Geovani Cuartas Donado" w:date="2024-03-05T16:29:00Z" w:initials="FC">
    <w:p w14:paraId="1E7F52C6" w14:textId="77777777" w:rsidR="002C4FFF" w:rsidRDefault="002C4FFF" w:rsidP="002C4FFF">
      <w:pPr>
        <w:pStyle w:val="Textocomentario"/>
      </w:pPr>
      <w:r>
        <w:rPr>
          <w:rStyle w:val="Refdecomentario"/>
        </w:rPr>
        <w:annotationRef/>
      </w:r>
      <w:r>
        <w:rPr>
          <w:lang w:val="es-CO"/>
        </w:rPr>
        <w:t>Producción generar una lista texto color.</w:t>
      </w:r>
    </w:p>
  </w:comment>
  <w:comment w:id="15" w:author="Oscar Guevara" w:date="2022-08-24T04:40:00Z" w:initials="">
    <w:p w14:paraId="0000021B" w14:textId="3C331B3C" w:rsidR="007B6A64" w:rsidRDefault="00000000">
      <w:pPr>
        <w:widowControl w:val="0"/>
        <w:pBdr>
          <w:top w:val="nil"/>
          <w:left w:val="nil"/>
          <w:bottom w:val="nil"/>
          <w:right w:val="nil"/>
          <w:between w:val="nil"/>
        </w:pBdr>
        <w:spacing w:line="240" w:lineRule="auto"/>
        <w:rPr>
          <w:color w:val="000000"/>
        </w:rPr>
      </w:pPr>
      <w:r>
        <w:rPr>
          <w:color w:val="000000"/>
        </w:rPr>
        <w:t>Permitir descargar al estudiante el archivo en PDF que se encuentra en la carpeta Anexos denominado: Guia_para_la_elaboracion_del_plan_sanitario</w:t>
      </w:r>
    </w:p>
  </w:comment>
  <w:comment w:id="16" w:author="Oscar Guevara" w:date="2022-08-24T04:40:00Z" w:initials="">
    <w:p w14:paraId="000001E6" w14:textId="77777777" w:rsidR="007B6A64" w:rsidRDefault="00000000">
      <w:pPr>
        <w:widowControl w:val="0"/>
        <w:pBdr>
          <w:top w:val="nil"/>
          <w:left w:val="nil"/>
          <w:bottom w:val="nil"/>
          <w:right w:val="nil"/>
          <w:between w:val="nil"/>
        </w:pBdr>
        <w:spacing w:line="240" w:lineRule="auto"/>
        <w:rPr>
          <w:color w:val="000000"/>
        </w:rPr>
      </w:pPr>
      <w:r>
        <w:rPr>
          <w:color w:val="000000"/>
        </w:rPr>
        <w:t>Permitir descargar al estudiante el archivo en PDF que se encuentra en la carpeta Anexos denominado: Toma_de_muestras_y_envio</w:t>
      </w:r>
    </w:p>
  </w:comment>
  <w:comment w:id="17" w:author="Oscar Guevara" w:date="2022-08-24T05:13:00Z" w:initials="">
    <w:p w14:paraId="0000020C" w14:textId="77777777" w:rsidR="007B6A64" w:rsidRDefault="00000000">
      <w:pPr>
        <w:widowControl w:val="0"/>
        <w:pBdr>
          <w:top w:val="nil"/>
          <w:left w:val="nil"/>
          <w:bottom w:val="nil"/>
          <w:right w:val="nil"/>
          <w:between w:val="nil"/>
        </w:pBdr>
        <w:spacing w:line="240" w:lineRule="auto"/>
        <w:rPr>
          <w:color w:val="000000"/>
        </w:rPr>
      </w:pPr>
      <w:r>
        <w:rPr>
          <w:color w:val="000000"/>
        </w:rPr>
        <w:t>Rediseñar. Fuente propuesta por el experto https://www.intagri.com/assets/images/articulos/categoria1/ganaderia/art67-derribo-de-bovinos/metodos-de-derribo.jpg</w:t>
      </w:r>
    </w:p>
  </w:comment>
  <w:comment w:id="18" w:author="Fabian Geovani Cuartas Donado" w:date="2024-03-05T09:39:00Z" w:initials="FC">
    <w:p w14:paraId="7DDDA205" w14:textId="77777777" w:rsidR="000946DF" w:rsidRDefault="000946DF" w:rsidP="000946DF">
      <w:pPr>
        <w:pStyle w:val="Textocomentario"/>
      </w:pPr>
      <w:r>
        <w:rPr>
          <w:rStyle w:val="Refdecomentario"/>
        </w:rPr>
        <w:annotationRef/>
      </w:r>
      <w:r>
        <w:rPr>
          <w:color w:val="000000"/>
        </w:rPr>
        <w:t>Equipo de producción el documento se encuentra en  la carpeta: Formatos DI: CF15_5_Tabs_Verticales_Medicamentos.</w:t>
      </w:r>
    </w:p>
  </w:comment>
  <w:comment w:id="19" w:author="Usuario" w:date="2022-08-25T16:02:00Z" w:initials="">
    <w:p w14:paraId="0000021A" w14:textId="1E6F63AC" w:rsidR="007B6A64" w:rsidRDefault="00000000">
      <w:pPr>
        <w:widowControl w:val="0"/>
        <w:pBdr>
          <w:top w:val="nil"/>
          <w:left w:val="nil"/>
          <w:bottom w:val="nil"/>
          <w:right w:val="nil"/>
          <w:between w:val="nil"/>
        </w:pBdr>
        <w:spacing w:line="240" w:lineRule="auto"/>
        <w:rPr>
          <w:color w:val="000000"/>
        </w:rPr>
      </w:pPr>
      <w:r>
        <w:rPr>
          <w:color w:val="000000"/>
        </w:rPr>
        <w:t>https://stock.adobe.com/co/images/medicine-portable-refrigerator-blood-vaccine-medical-biological-section-reagent-cooler-cold-specimen-carrier-box-freezer-refrigerator-vector-medical-icon/492763008</w:t>
      </w:r>
    </w:p>
  </w:comment>
  <w:comment w:id="20" w:author="Usuario" w:date="2022-08-25T16:06:00Z" w:initials="">
    <w:p w14:paraId="0000020E" w14:textId="77777777" w:rsidR="007B6A64"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esterilizado&amp;order=relevance&amp;price%5B%24%5D=1&amp;safe_search=1&amp;limit=100&amp;search_page=1&amp;search_type=usertyped&amp;acp=&amp;aco=esterilizado&amp;get_facets=0&amp;asset_id=348645454</w:t>
      </w:r>
    </w:p>
  </w:comment>
  <w:comment w:id="21" w:author="Oscar Guevara" w:date="2022-08-24T06:15:00Z" w:initials="">
    <w:p w14:paraId="0000020F" w14:textId="77777777" w:rsidR="007B6A64" w:rsidRDefault="00000000">
      <w:pPr>
        <w:widowControl w:val="0"/>
        <w:pBdr>
          <w:top w:val="nil"/>
          <w:left w:val="nil"/>
          <w:bottom w:val="nil"/>
          <w:right w:val="nil"/>
          <w:between w:val="nil"/>
        </w:pBdr>
        <w:spacing w:line="240" w:lineRule="auto"/>
        <w:rPr>
          <w:color w:val="000000"/>
        </w:rPr>
      </w:pPr>
      <w:r>
        <w:rPr>
          <w:color w:val="000000"/>
        </w:rPr>
        <w:t xml:space="preserve">Rediseñar esquema y que cada uno cuente con un icono referente, como los siguientes: </w:t>
      </w:r>
    </w:p>
    <w:p w14:paraId="00000210" w14:textId="77777777" w:rsidR="007B6A64" w:rsidRDefault="007B6A64">
      <w:pPr>
        <w:widowControl w:val="0"/>
        <w:pBdr>
          <w:top w:val="nil"/>
          <w:left w:val="nil"/>
          <w:bottom w:val="nil"/>
          <w:right w:val="nil"/>
          <w:between w:val="nil"/>
        </w:pBdr>
        <w:spacing w:line="240" w:lineRule="auto"/>
        <w:rPr>
          <w:color w:val="000000"/>
        </w:rPr>
      </w:pPr>
    </w:p>
    <w:p w14:paraId="00000211" w14:textId="77777777" w:rsidR="007B6A64" w:rsidRDefault="00000000">
      <w:pPr>
        <w:widowControl w:val="0"/>
        <w:pBdr>
          <w:top w:val="nil"/>
          <w:left w:val="nil"/>
          <w:bottom w:val="nil"/>
          <w:right w:val="nil"/>
          <w:between w:val="nil"/>
        </w:pBdr>
        <w:spacing w:line="240" w:lineRule="auto"/>
        <w:rPr>
          <w:color w:val="000000"/>
        </w:rPr>
      </w:pPr>
      <w:r>
        <w:rPr>
          <w:color w:val="000000"/>
        </w:rPr>
        <w:t>Homeopatía</w:t>
      </w:r>
    </w:p>
    <w:p w14:paraId="00000212" w14:textId="77777777" w:rsidR="007B6A64" w:rsidRDefault="00000000">
      <w:pPr>
        <w:widowControl w:val="0"/>
        <w:pBdr>
          <w:top w:val="nil"/>
          <w:left w:val="nil"/>
          <w:bottom w:val="nil"/>
          <w:right w:val="nil"/>
          <w:between w:val="nil"/>
        </w:pBdr>
        <w:spacing w:line="240" w:lineRule="auto"/>
        <w:rPr>
          <w:color w:val="000000"/>
        </w:rPr>
      </w:pPr>
      <w:r>
        <w:rPr>
          <w:color w:val="000000"/>
        </w:rPr>
        <w:t xml:space="preserve">https://www.flaticon.es/icono-gratis/homeopata_1653091 </w:t>
      </w:r>
    </w:p>
    <w:p w14:paraId="00000213" w14:textId="77777777" w:rsidR="007B6A64" w:rsidRDefault="00000000">
      <w:pPr>
        <w:widowControl w:val="0"/>
        <w:pBdr>
          <w:top w:val="nil"/>
          <w:left w:val="nil"/>
          <w:bottom w:val="nil"/>
          <w:right w:val="nil"/>
          <w:between w:val="nil"/>
        </w:pBdr>
        <w:spacing w:line="240" w:lineRule="auto"/>
        <w:rPr>
          <w:color w:val="000000"/>
        </w:rPr>
      </w:pPr>
      <w:r>
        <w:rPr>
          <w:color w:val="000000"/>
        </w:rPr>
        <w:t>Musicoterapia</w:t>
      </w:r>
    </w:p>
    <w:p w14:paraId="00000214" w14:textId="77777777" w:rsidR="007B6A64" w:rsidRDefault="00000000">
      <w:pPr>
        <w:widowControl w:val="0"/>
        <w:pBdr>
          <w:top w:val="nil"/>
          <w:left w:val="nil"/>
          <w:bottom w:val="nil"/>
          <w:right w:val="nil"/>
          <w:between w:val="nil"/>
        </w:pBdr>
        <w:spacing w:line="240" w:lineRule="auto"/>
        <w:rPr>
          <w:color w:val="000000"/>
        </w:rPr>
      </w:pPr>
      <w:r>
        <w:rPr>
          <w:color w:val="000000"/>
        </w:rPr>
        <w:t xml:space="preserve">https://www.flaticon.es/icono-gratis/nota-musical_651758 </w:t>
      </w:r>
    </w:p>
    <w:p w14:paraId="00000215" w14:textId="77777777" w:rsidR="007B6A64" w:rsidRDefault="00000000">
      <w:pPr>
        <w:widowControl w:val="0"/>
        <w:pBdr>
          <w:top w:val="nil"/>
          <w:left w:val="nil"/>
          <w:bottom w:val="nil"/>
          <w:right w:val="nil"/>
          <w:between w:val="nil"/>
        </w:pBdr>
        <w:spacing w:line="240" w:lineRule="auto"/>
        <w:rPr>
          <w:color w:val="000000"/>
        </w:rPr>
      </w:pPr>
      <w:r>
        <w:rPr>
          <w:color w:val="000000"/>
        </w:rPr>
        <w:t>Acupuntura</w:t>
      </w:r>
    </w:p>
    <w:p w14:paraId="00000216" w14:textId="77777777" w:rsidR="007B6A64" w:rsidRDefault="00000000">
      <w:pPr>
        <w:widowControl w:val="0"/>
        <w:pBdr>
          <w:top w:val="nil"/>
          <w:left w:val="nil"/>
          <w:bottom w:val="nil"/>
          <w:right w:val="nil"/>
          <w:between w:val="nil"/>
        </w:pBdr>
        <w:spacing w:line="240" w:lineRule="auto"/>
        <w:rPr>
          <w:color w:val="000000"/>
        </w:rPr>
      </w:pPr>
      <w:r>
        <w:rPr>
          <w:color w:val="000000"/>
        </w:rPr>
        <w:t xml:space="preserve">https://www.flaticon.es/icono-gratis/acupuntura_1605976 </w:t>
      </w:r>
    </w:p>
    <w:p w14:paraId="00000217" w14:textId="77777777" w:rsidR="007B6A64" w:rsidRDefault="00000000">
      <w:pPr>
        <w:widowControl w:val="0"/>
        <w:pBdr>
          <w:top w:val="nil"/>
          <w:left w:val="nil"/>
          <w:bottom w:val="nil"/>
          <w:right w:val="nil"/>
          <w:between w:val="nil"/>
        </w:pBdr>
        <w:spacing w:line="240" w:lineRule="auto"/>
        <w:rPr>
          <w:color w:val="000000"/>
        </w:rPr>
      </w:pPr>
      <w:r>
        <w:rPr>
          <w:color w:val="000000"/>
        </w:rPr>
        <w:t>Cromoterapia</w:t>
      </w:r>
    </w:p>
    <w:p w14:paraId="00000218" w14:textId="77777777" w:rsidR="007B6A64" w:rsidRDefault="00000000">
      <w:pPr>
        <w:widowControl w:val="0"/>
        <w:pBdr>
          <w:top w:val="nil"/>
          <w:left w:val="nil"/>
          <w:bottom w:val="nil"/>
          <w:right w:val="nil"/>
          <w:between w:val="nil"/>
        </w:pBdr>
        <w:spacing w:line="240" w:lineRule="auto"/>
        <w:rPr>
          <w:color w:val="000000"/>
        </w:rPr>
      </w:pPr>
      <w:r>
        <w:rPr>
          <w:color w:val="000000"/>
        </w:rPr>
        <w:t>https://www.flaticon.es/icono-gratis/cromoterapia_2356320</w:t>
      </w:r>
    </w:p>
  </w:comment>
  <w:comment w:id="22" w:author="Usuario" w:date="2022-08-25T16:15:00Z" w:initials="">
    <w:p w14:paraId="00000219" w14:textId="77777777" w:rsidR="007B6A64"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order=relevance&amp;price%5B%24%5D=1&amp;safe_search=1&amp;limit=100&amp;search_page=1&amp;search_type=usertyped&amp;acp=&amp;aco=animales+reporte&amp;k=animales+reporte&amp;get_facets=0&amp;asset_id=374135452</w:t>
      </w:r>
    </w:p>
  </w:comment>
  <w:comment w:id="23" w:author="Oscar Guevara" w:date="2022-08-24T06:56:00Z" w:initials="">
    <w:p w14:paraId="00000203" w14:textId="77777777" w:rsidR="007B6A64" w:rsidRDefault="00000000">
      <w:pPr>
        <w:widowControl w:val="0"/>
        <w:pBdr>
          <w:top w:val="nil"/>
          <w:left w:val="nil"/>
          <w:bottom w:val="nil"/>
          <w:right w:val="nil"/>
          <w:between w:val="nil"/>
        </w:pBdr>
        <w:spacing w:line="240" w:lineRule="auto"/>
        <w:rPr>
          <w:color w:val="000000"/>
        </w:rPr>
      </w:pPr>
      <w:r>
        <w:rPr>
          <w:color w:val="000000"/>
        </w:rPr>
        <w:t xml:space="preserve">Rediseñar. </w:t>
      </w:r>
    </w:p>
    <w:p w14:paraId="00000204" w14:textId="77777777" w:rsidR="007B6A64" w:rsidRDefault="00000000">
      <w:pPr>
        <w:widowControl w:val="0"/>
        <w:pBdr>
          <w:top w:val="nil"/>
          <w:left w:val="nil"/>
          <w:bottom w:val="nil"/>
          <w:right w:val="nil"/>
          <w:between w:val="nil"/>
        </w:pBdr>
        <w:spacing w:line="240" w:lineRule="auto"/>
        <w:rPr>
          <w:color w:val="000000"/>
        </w:rPr>
      </w:pPr>
      <w:r>
        <w:rPr>
          <w:color w:val="000000"/>
        </w:rPr>
        <w:t xml:space="preserve">Alimentación </w:t>
      </w:r>
    </w:p>
    <w:p w14:paraId="00000205" w14:textId="77777777" w:rsidR="007B6A64" w:rsidRDefault="00000000">
      <w:pPr>
        <w:widowControl w:val="0"/>
        <w:pBdr>
          <w:top w:val="nil"/>
          <w:left w:val="nil"/>
          <w:bottom w:val="nil"/>
          <w:right w:val="nil"/>
          <w:between w:val="nil"/>
        </w:pBdr>
        <w:spacing w:line="240" w:lineRule="auto"/>
        <w:rPr>
          <w:color w:val="000000"/>
        </w:rPr>
      </w:pPr>
      <w:r>
        <w:rPr>
          <w:color w:val="000000"/>
        </w:rPr>
        <w:t>Ausencia de hambre o de salud</w:t>
      </w:r>
    </w:p>
    <w:p w14:paraId="00000206" w14:textId="77777777" w:rsidR="007B6A64" w:rsidRDefault="00000000">
      <w:pPr>
        <w:widowControl w:val="0"/>
        <w:pBdr>
          <w:top w:val="nil"/>
          <w:left w:val="nil"/>
          <w:bottom w:val="nil"/>
          <w:right w:val="nil"/>
          <w:between w:val="nil"/>
        </w:pBdr>
        <w:spacing w:line="240" w:lineRule="auto"/>
        <w:rPr>
          <w:color w:val="000000"/>
        </w:rPr>
      </w:pPr>
      <w:r>
        <w:rPr>
          <w:color w:val="000000"/>
        </w:rPr>
        <w:t>Alojamiento</w:t>
      </w:r>
    </w:p>
    <w:p w14:paraId="00000207" w14:textId="77777777" w:rsidR="007B6A64" w:rsidRDefault="00000000">
      <w:pPr>
        <w:widowControl w:val="0"/>
        <w:pBdr>
          <w:top w:val="nil"/>
          <w:left w:val="nil"/>
          <w:bottom w:val="nil"/>
          <w:right w:val="nil"/>
          <w:between w:val="nil"/>
        </w:pBdr>
        <w:spacing w:line="240" w:lineRule="auto"/>
        <w:rPr>
          <w:color w:val="000000"/>
        </w:rPr>
      </w:pPr>
      <w:r>
        <w:rPr>
          <w:color w:val="000000"/>
        </w:rPr>
        <w:t>Confort de descanso, térmico y facultad de movimiento</w:t>
      </w:r>
    </w:p>
    <w:p w14:paraId="00000208" w14:textId="77777777" w:rsidR="007B6A64" w:rsidRDefault="00000000">
      <w:pPr>
        <w:widowControl w:val="0"/>
        <w:pBdr>
          <w:top w:val="nil"/>
          <w:left w:val="nil"/>
          <w:bottom w:val="nil"/>
          <w:right w:val="nil"/>
          <w:between w:val="nil"/>
        </w:pBdr>
        <w:spacing w:line="240" w:lineRule="auto"/>
        <w:rPr>
          <w:color w:val="000000"/>
        </w:rPr>
      </w:pPr>
      <w:r>
        <w:rPr>
          <w:color w:val="000000"/>
        </w:rPr>
        <w:t>Comportamiento</w:t>
      </w:r>
    </w:p>
    <w:p w14:paraId="00000209" w14:textId="77777777" w:rsidR="007B6A64" w:rsidRDefault="00000000">
      <w:pPr>
        <w:widowControl w:val="0"/>
        <w:pBdr>
          <w:top w:val="nil"/>
          <w:left w:val="nil"/>
          <w:bottom w:val="nil"/>
          <w:right w:val="nil"/>
          <w:between w:val="nil"/>
        </w:pBdr>
        <w:spacing w:line="240" w:lineRule="auto"/>
        <w:rPr>
          <w:color w:val="000000"/>
        </w:rPr>
      </w:pPr>
      <w:r>
        <w:rPr>
          <w:color w:val="000000"/>
        </w:rPr>
        <w:t>Expresión de comportamiento social, expresión de otro comportamiento y ausencia de temor.</w:t>
      </w:r>
    </w:p>
    <w:p w14:paraId="0000020A" w14:textId="77777777" w:rsidR="007B6A64" w:rsidRDefault="00000000">
      <w:pPr>
        <w:widowControl w:val="0"/>
        <w:pBdr>
          <w:top w:val="nil"/>
          <w:left w:val="nil"/>
          <w:bottom w:val="nil"/>
          <w:right w:val="nil"/>
          <w:between w:val="nil"/>
        </w:pBdr>
        <w:spacing w:line="240" w:lineRule="auto"/>
        <w:rPr>
          <w:color w:val="000000"/>
        </w:rPr>
      </w:pPr>
      <w:r>
        <w:rPr>
          <w:color w:val="000000"/>
        </w:rPr>
        <w:t>Salud</w:t>
      </w:r>
    </w:p>
    <w:p w14:paraId="0000020B" w14:textId="77777777" w:rsidR="007B6A64" w:rsidRDefault="00000000">
      <w:pPr>
        <w:widowControl w:val="0"/>
        <w:pBdr>
          <w:top w:val="nil"/>
          <w:left w:val="nil"/>
          <w:bottom w:val="nil"/>
          <w:right w:val="nil"/>
          <w:between w:val="nil"/>
        </w:pBdr>
        <w:spacing w:line="240" w:lineRule="auto"/>
        <w:rPr>
          <w:color w:val="000000"/>
        </w:rPr>
      </w:pPr>
      <w:r>
        <w:rPr>
          <w:color w:val="000000"/>
        </w:rPr>
        <w:t>Ausencia de enfermedades, lesiones y dolor.</w:t>
      </w:r>
    </w:p>
  </w:comment>
  <w:comment w:id="24" w:author="Usuario" w:date="2022-08-25T16:24:00Z" w:initials="">
    <w:p w14:paraId="00000201" w14:textId="77777777" w:rsidR="007B6A64"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order=relevance&amp;price%5B%24%5D=1&amp;safe_search=1&amp;limit=100&amp;search_page=1&amp;search_type=usertyped&amp;acp=&amp;aco=calidad&amp;k=calidad&amp;get_facets=0&amp;asset_id=331255352</w:t>
      </w:r>
    </w:p>
  </w:comment>
  <w:comment w:id="25" w:author="Usuario" w:date="2022-08-25T16:22:00Z" w:initials="">
    <w:p w14:paraId="0000020D" w14:textId="77777777" w:rsidR="007B6A64"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order=relevance&amp;price%5B%24%5D=1&amp;safe_search=1&amp;limit=100&amp;search_page=1&amp;search_type=usertyped&amp;acp=&amp;aco=HACCP&amp;k=HACCP&amp;get_facets=0&amp;asset_id=496004588</w:t>
      </w:r>
    </w:p>
  </w:comment>
  <w:comment w:id="26" w:author="Oscar Guevara" w:date="2022-08-24T07:07:00Z" w:initials="">
    <w:p w14:paraId="000001F1" w14:textId="77777777" w:rsidR="007B6A64" w:rsidRDefault="00000000">
      <w:pPr>
        <w:widowControl w:val="0"/>
        <w:pBdr>
          <w:top w:val="nil"/>
          <w:left w:val="nil"/>
          <w:bottom w:val="nil"/>
          <w:right w:val="nil"/>
          <w:between w:val="nil"/>
        </w:pBdr>
        <w:spacing w:line="240" w:lineRule="auto"/>
        <w:rPr>
          <w:color w:val="000000"/>
        </w:rPr>
      </w:pPr>
      <w:r>
        <w:rPr>
          <w:color w:val="000000"/>
        </w:rPr>
        <w:t xml:space="preserve">Rediseñar. </w:t>
      </w:r>
    </w:p>
    <w:p w14:paraId="000001F2" w14:textId="77777777" w:rsidR="007B6A64" w:rsidRDefault="007B6A64">
      <w:pPr>
        <w:widowControl w:val="0"/>
        <w:pBdr>
          <w:top w:val="nil"/>
          <w:left w:val="nil"/>
          <w:bottom w:val="nil"/>
          <w:right w:val="nil"/>
          <w:between w:val="nil"/>
        </w:pBdr>
        <w:spacing w:line="240" w:lineRule="auto"/>
        <w:rPr>
          <w:color w:val="000000"/>
        </w:rPr>
      </w:pPr>
    </w:p>
    <w:p w14:paraId="000001F3" w14:textId="77777777" w:rsidR="007B6A64" w:rsidRDefault="00000000">
      <w:pPr>
        <w:widowControl w:val="0"/>
        <w:pBdr>
          <w:top w:val="nil"/>
          <w:left w:val="nil"/>
          <w:bottom w:val="nil"/>
          <w:right w:val="nil"/>
          <w:between w:val="nil"/>
        </w:pBdr>
        <w:spacing w:line="240" w:lineRule="auto"/>
        <w:rPr>
          <w:color w:val="000000"/>
        </w:rPr>
      </w:pPr>
      <w:r>
        <w:rPr>
          <w:color w:val="000000"/>
        </w:rPr>
        <w:t xml:space="preserve">Texto base: </w:t>
      </w:r>
    </w:p>
    <w:p w14:paraId="000001F4" w14:textId="77777777" w:rsidR="007B6A64" w:rsidRDefault="007B6A64">
      <w:pPr>
        <w:widowControl w:val="0"/>
        <w:pBdr>
          <w:top w:val="nil"/>
          <w:left w:val="nil"/>
          <w:bottom w:val="nil"/>
          <w:right w:val="nil"/>
          <w:between w:val="nil"/>
        </w:pBdr>
        <w:spacing w:line="240" w:lineRule="auto"/>
        <w:rPr>
          <w:color w:val="000000"/>
        </w:rPr>
      </w:pPr>
    </w:p>
    <w:p w14:paraId="000001F5" w14:textId="77777777" w:rsidR="007B6A64" w:rsidRDefault="00000000">
      <w:pPr>
        <w:widowControl w:val="0"/>
        <w:pBdr>
          <w:top w:val="nil"/>
          <w:left w:val="nil"/>
          <w:bottom w:val="nil"/>
          <w:right w:val="nil"/>
          <w:between w:val="nil"/>
        </w:pBdr>
        <w:spacing w:line="240" w:lineRule="auto"/>
        <w:rPr>
          <w:color w:val="000000"/>
        </w:rPr>
      </w:pPr>
      <w:r>
        <w:rPr>
          <w:color w:val="000000"/>
        </w:rPr>
        <w:t>Labores de manejo animal</w:t>
      </w:r>
    </w:p>
    <w:p w14:paraId="000001F6" w14:textId="77777777" w:rsidR="007B6A64" w:rsidRDefault="00000000">
      <w:pPr>
        <w:widowControl w:val="0"/>
        <w:pBdr>
          <w:top w:val="nil"/>
          <w:left w:val="nil"/>
          <w:bottom w:val="nil"/>
          <w:right w:val="nil"/>
          <w:between w:val="nil"/>
        </w:pBdr>
        <w:spacing w:line="240" w:lineRule="auto"/>
        <w:rPr>
          <w:color w:val="000000"/>
        </w:rPr>
      </w:pPr>
      <w:r>
        <w:rPr>
          <w:color w:val="000000"/>
        </w:rPr>
        <w:t>Equipos, instrumentos e insumos</w:t>
      </w:r>
    </w:p>
    <w:p w14:paraId="000001F7" w14:textId="77777777" w:rsidR="007B6A64" w:rsidRDefault="00000000">
      <w:pPr>
        <w:widowControl w:val="0"/>
        <w:pBdr>
          <w:top w:val="nil"/>
          <w:left w:val="nil"/>
          <w:bottom w:val="nil"/>
          <w:right w:val="nil"/>
          <w:between w:val="nil"/>
        </w:pBdr>
        <w:spacing w:line="240" w:lineRule="auto"/>
        <w:rPr>
          <w:color w:val="000000"/>
        </w:rPr>
      </w:pPr>
      <w:r>
        <w:rPr>
          <w:color w:val="000000"/>
        </w:rPr>
        <w:t>Sujeción e inmovilización</w:t>
      </w:r>
    </w:p>
    <w:p w14:paraId="000001F8" w14:textId="77777777" w:rsidR="007B6A64" w:rsidRDefault="00000000">
      <w:pPr>
        <w:widowControl w:val="0"/>
        <w:pBdr>
          <w:top w:val="nil"/>
          <w:left w:val="nil"/>
          <w:bottom w:val="nil"/>
          <w:right w:val="nil"/>
          <w:between w:val="nil"/>
        </w:pBdr>
        <w:spacing w:line="240" w:lineRule="auto"/>
        <w:rPr>
          <w:color w:val="000000"/>
        </w:rPr>
      </w:pPr>
      <w:r>
        <w:rPr>
          <w:color w:val="000000"/>
        </w:rPr>
        <w:t>Sanidad</w:t>
      </w:r>
    </w:p>
    <w:p w14:paraId="000001F9" w14:textId="77777777" w:rsidR="007B6A64" w:rsidRDefault="00000000">
      <w:pPr>
        <w:widowControl w:val="0"/>
        <w:pBdr>
          <w:top w:val="nil"/>
          <w:left w:val="nil"/>
          <w:bottom w:val="nil"/>
          <w:right w:val="nil"/>
          <w:between w:val="nil"/>
        </w:pBdr>
        <w:spacing w:line="240" w:lineRule="auto"/>
        <w:rPr>
          <w:color w:val="000000"/>
        </w:rPr>
      </w:pPr>
      <w:r>
        <w:rPr>
          <w:color w:val="000000"/>
        </w:rPr>
        <w:tab/>
        <w:t>Enfermedades</w:t>
      </w:r>
    </w:p>
    <w:p w14:paraId="000001FA" w14:textId="77777777" w:rsidR="007B6A64" w:rsidRDefault="00000000">
      <w:pPr>
        <w:widowControl w:val="0"/>
        <w:pBdr>
          <w:top w:val="nil"/>
          <w:left w:val="nil"/>
          <w:bottom w:val="nil"/>
          <w:right w:val="nil"/>
          <w:between w:val="nil"/>
        </w:pBdr>
        <w:spacing w:line="240" w:lineRule="auto"/>
        <w:rPr>
          <w:color w:val="000000"/>
        </w:rPr>
      </w:pPr>
      <w:r>
        <w:rPr>
          <w:color w:val="000000"/>
        </w:rPr>
        <w:tab/>
        <w:t>Toma de muestra</w:t>
      </w:r>
    </w:p>
    <w:p w14:paraId="000001FB" w14:textId="77777777" w:rsidR="007B6A64" w:rsidRDefault="00000000">
      <w:pPr>
        <w:widowControl w:val="0"/>
        <w:pBdr>
          <w:top w:val="nil"/>
          <w:left w:val="nil"/>
          <w:bottom w:val="nil"/>
          <w:right w:val="nil"/>
          <w:between w:val="nil"/>
        </w:pBdr>
        <w:spacing w:line="240" w:lineRule="auto"/>
        <w:rPr>
          <w:color w:val="000000"/>
        </w:rPr>
      </w:pPr>
      <w:r>
        <w:rPr>
          <w:color w:val="000000"/>
        </w:rPr>
        <w:tab/>
        <w:t>Plan sanitario</w:t>
      </w:r>
    </w:p>
    <w:p w14:paraId="000001FC" w14:textId="77777777" w:rsidR="007B6A64" w:rsidRDefault="00000000">
      <w:pPr>
        <w:widowControl w:val="0"/>
        <w:pBdr>
          <w:top w:val="nil"/>
          <w:left w:val="nil"/>
          <w:bottom w:val="nil"/>
          <w:right w:val="nil"/>
          <w:between w:val="nil"/>
        </w:pBdr>
        <w:spacing w:line="240" w:lineRule="auto"/>
        <w:rPr>
          <w:color w:val="000000"/>
        </w:rPr>
      </w:pPr>
      <w:r>
        <w:rPr>
          <w:color w:val="000000"/>
        </w:rPr>
        <w:tab/>
      </w:r>
      <w:r>
        <w:rPr>
          <w:color w:val="000000"/>
        </w:rPr>
        <w:tab/>
        <w:t>Medicamentos</w:t>
      </w:r>
    </w:p>
    <w:p w14:paraId="000001FD" w14:textId="77777777" w:rsidR="007B6A64" w:rsidRDefault="00000000">
      <w:pPr>
        <w:widowControl w:val="0"/>
        <w:pBdr>
          <w:top w:val="nil"/>
          <w:left w:val="nil"/>
          <w:bottom w:val="nil"/>
          <w:right w:val="nil"/>
          <w:between w:val="nil"/>
        </w:pBdr>
        <w:spacing w:line="240" w:lineRule="auto"/>
        <w:rPr>
          <w:color w:val="000000"/>
        </w:rPr>
      </w:pPr>
      <w:r>
        <w:rPr>
          <w:color w:val="000000"/>
        </w:rPr>
        <w:t>Identificación animal</w:t>
      </w:r>
    </w:p>
    <w:p w14:paraId="000001FE" w14:textId="77777777" w:rsidR="007B6A64" w:rsidRDefault="00000000">
      <w:pPr>
        <w:widowControl w:val="0"/>
        <w:pBdr>
          <w:top w:val="nil"/>
          <w:left w:val="nil"/>
          <w:bottom w:val="nil"/>
          <w:right w:val="nil"/>
          <w:between w:val="nil"/>
        </w:pBdr>
        <w:spacing w:line="240" w:lineRule="auto"/>
        <w:rPr>
          <w:color w:val="000000"/>
        </w:rPr>
      </w:pPr>
      <w:r>
        <w:rPr>
          <w:color w:val="000000"/>
        </w:rPr>
        <w:tab/>
        <w:t>Técnicas</w:t>
      </w:r>
    </w:p>
    <w:p w14:paraId="000001FF" w14:textId="77777777" w:rsidR="007B6A64" w:rsidRDefault="00000000">
      <w:pPr>
        <w:widowControl w:val="0"/>
        <w:pBdr>
          <w:top w:val="nil"/>
          <w:left w:val="nil"/>
          <w:bottom w:val="nil"/>
          <w:right w:val="nil"/>
          <w:between w:val="nil"/>
        </w:pBdr>
        <w:spacing w:line="240" w:lineRule="auto"/>
        <w:rPr>
          <w:color w:val="000000"/>
        </w:rPr>
      </w:pPr>
      <w:r>
        <w:rPr>
          <w:color w:val="000000"/>
        </w:rPr>
        <w:tab/>
      </w:r>
      <w:r>
        <w:rPr>
          <w:color w:val="000000"/>
        </w:rPr>
        <w:tab/>
        <w:t>Indicadores de bienestar</w:t>
      </w:r>
    </w:p>
    <w:p w14:paraId="00000200" w14:textId="77777777" w:rsidR="007B6A64" w:rsidRDefault="00000000">
      <w:pPr>
        <w:widowControl w:val="0"/>
        <w:pBdr>
          <w:top w:val="nil"/>
          <w:left w:val="nil"/>
          <w:bottom w:val="nil"/>
          <w:right w:val="nil"/>
          <w:between w:val="nil"/>
        </w:pBdr>
        <w:spacing w:line="240" w:lineRule="auto"/>
        <w:rPr>
          <w:color w:val="000000"/>
        </w:rPr>
      </w:pPr>
      <w:r>
        <w:rPr>
          <w:color w:val="000000"/>
        </w:rPr>
        <w:tab/>
      </w:r>
      <w:r>
        <w:rPr>
          <w:color w:val="000000"/>
        </w:rPr>
        <w:tab/>
        <w:t>Registro</w:t>
      </w:r>
    </w:p>
  </w:comment>
  <w:comment w:id="27" w:author="Fabian Geovani Cuartas Donado" w:date="2024-03-05T09:41:00Z" w:initials="FC">
    <w:p w14:paraId="59032082" w14:textId="77777777" w:rsidR="00EB6C2B" w:rsidRDefault="000946DF" w:rsidP="00EB6C2B">
      <w:pPr>
        <w:pStyle w:val="Textocomentario"/>
      </w:pPr>
      <w:r>
        <w:rPr>
          <w:rStyle w:val="Refdecomentario"/>
        </w:rPr>
        <w:annotationRef/>
      </w:r>
      <w:r w:rsidR="00EB6C2B">
        <w:rPr>
          <w:color w:val="000000"/>
        </w:rPr>
        <w:t>Equipo de producción el documento se encuentra en  la carpeta de anexos CF15_6_Actividad_didactica_relacionar_terminos.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6B6869" w15:done="0"/>
  <w15:commentEx w15:paraId="4E0DDE74" w15:done="0"/>
  <w15:commentEx w15:paraId="7EE6148C" w15:done="0"/>
  <w15:commentEx w15:paraId="000001E4" w15:done="0"/>
  <w15:commentEx w15:paraId="000001E5" w15:done="0"/>
  <w15:commentEx w15:paraId="4B9E7DFF" w15:done="0"/>
  <w15:commentEx w15:paraId="000001F0" w15:done="0"/>
  <w15:commentEx w15:paraId="1711CFB4" w15:done="0"/>
  <w15:commentEx w15:paraId="00000202" w15:done="0"/>
  <w15:commentEx w15:paraId="5996F7C7" w15:done="0"/>
  <w15:commentEx w15:paraId="1E7F52C6" w15:done="0"/>
  <w15:commentEx w15:paraId="0000021B" w15:done="0"/>
  <w15:commentEx w15:paraId="000001E6" w15:done="0"/>
  <w15:commentEx w15:paraId="0000020C" w15:done="0"/>
  <w15:commentEx w15:paraId="7DDDA205" w15:done="0"/>
  <w15:commentEx w15:paraId="0000021A" w15:done="0"/>
  <w15:commentEx w15:paraId="0000020E" w15:done="0"/>
  <w15:commentEx w15:paraId="00000218" w15:done="0"/>
  <w15:commentEx w15:paraId="00000219" w15:done="0"/>
  <w15:commentEx w15:paraId="0000020B" w15:done="0"/>
  <w15:commentEx w15:paraId="00000201" w15:done="0"/>
  <w15:commentEx w15:paraId="0000020D" w15:done="0"/>
  <w15:commentEx w15:paraId="00000200" w15:done="0"/>
  <w15:commentEx w15:paraId="590320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3DBC809" w16cex:dateUtc="2024-03-05T13:10:00Z"/>
  <w16cex:commentExtensible w16cex:durableId="21A3B9AA" w16cex:dateUtc="2024-03-05T13:18:00Z"/>
  <w16cex:commentExtensible w16cex:durableId="7629CD6D" w16cex:dateUtc="2024-03-05T14:23:00Z"/>
  <w16cex:commentExtensible w16cex:durableId="2AAE8BAF" w16cex:dateUtc="2024-03-05T14:27:00Z"/>
  <w16cex:commentExtensible w16cex:durableId="191D6AC2" w16cex:dateUtc="2024-03-05T14:34:00Z"/>
  <w16cex:commentExtensible w16cex:durableId="074AB619" w16cex:dateUtc="2024-03-05T14:35:00Z"/>
  <w16cex:commentExtensible w16cex:durableId="5681C41D" w16cex:dateUtc="2024-03-05T21:29:00Z"/>
  <w16cex:commentExtensible w16cex:durableId="321E1CB3" w16cex:dateUtc="2024-03-05T14:39:00Z"/>
  <w16cex:commentExtensible w16cex:durableId="3F5B2330" w16cex:dateUtc="2024-03-05T1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6B6869" w16cid:durableId="43DBC809"/>
  <w16cid:commentId w16cid:paraId="4E0DDE74" w16cid:durableId="21A3B9AA"/>
  <w16cid:commentId w16cid:paraId="7EE6148C" w16cid:durableId="7629CD6D"/>
  <w16cid:commentId w16cid:paraId="000001E4" w16cid:durableId="4448950C"/>
  <w16cid:commentId w16cid:paraId="000001E5" w16cid:durableId="7DB93A13"/>
  <w16cid:commentId w16cid:paraId="4B9E7DFF" w16cid:durableId="2AAE8BAF"/>
  <w16cid:commentId w16cid:paraId="000001F0" w16cid:durableId="2512E2D5"/>
  <w16cid:commentId w16cid:paraId="1711CFB4" w16cid:durableId="191D6AC2"/>
  <w16cid:commentId w16cid:paraId="00000202" w16cid:durableId="76F4E92A"/>
  <w16cid:commentId w16cid:paraId="5996F7C7" w16cid:durableId="074AB619"/>
  <w16cid:commentId w16cid:paraId="1E7F52C6" w16cid:durableId="5681C41D"/>
  <w16cid:commentId w16cid:paraId="0000021B" w16cid:durableId="0D19BC74"/>
  <w16cid:commentId w16cid:paraId="000001E6" w16cid:durableId="1899FB1A"/>
  <w16cid:commentId w16cid:paraId="0000020C" w16cid:durableId="0A5D546D"/>
  <w16cid:commentId w16cid:paraId="7DDDA205" w16cid:durableId="321E1CB3"/>
  <w16cid:commentId w16cid:paraId="0000021A" w16cid:durableId="7C04E8F7"/>
  <w16cid:commentId w16cid:paraId="0000020E" w16cid:durableId="530E27CC"/>
  <w16cid:commentId w16cid:paraId="00000218" w16cid:durableId="2A55A638"/>
  <w16cid:commentId w16cid:paraId="00000219" w16cid:durableId="0CDBC342"/>
  <w16cid:commentId w16cid:paraId="0000020B" w16cid:durableId="359FB9DA"/>
  <w16cid:commentId w16cid:paraId="00000201" w16cid:durableId="47CFAE6D"/>
  <w16cid:commentId w16cid:paraId="0000020D" w16cid:durableId="3391337C"/>
  <w16cid:commentId w16cid:paraId="00000200" w16cid:durableId="043B9D6F"/>
  <w16cid:commentId w16cid:paraId="59032082" w16cid:durableId="3F5B23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79766" w14:textId="77777777" w:rsidR="004B7257" w:rsidRDefault="004B7257">
      <w:pPr>
        <w:spacing w:line="240" w:lineRule="auto"/>
      </w:pPr>
      <w:r>
        <w:separator/>
      </w:r>
    </w:p>
  </w:endnote>
  <w:endnote w:type="continuationSeparator" w:id="0">
    <w:p w14:paraId="253F6A51" w14:textId="77777777" w:rsidR="004B7257" w:rsidRDefault="004B72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DE" w14:textId="77777777" w:rsidR="007B6A64" w:rsidRDefault="007B6A64">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DF" w14:textId="77777777" w:rsidR="007B6A64" w:rsidRDefault="007B6A64">
    <w:pPr>
      <w:spacing w:line="240" w:lineRule="auto"/>
      <w:ind w:left="-2" w:hanging="2"/>
      <w:jc w:val="right"/>
      <w:rPr>
        <w:rFonts w:ascii="Times New Roman" w:eastAsia="Times New Roman" w:hAnsi="Times New Roman" w:cs="Times New Roman"/>
        <w:sz w:val="24"/>
        <w:szCs w:val="24"/>
      </w:rPr>
    </w:pPr>
  </w:p>
  <w:p w14:paraId="000001E0" w14:textId="77777777" w:rsidR="007B6A64" w:rsidRDefault="007B6A64">
    <w:pPr>
      <w:spacing w:line="240" w:lineRule="auto"/>
      <w:rPr>
        <w:rFonts w:ascii="Times New Roman" w:eastAsia="Times New Roman" w:hAnsi="Times New Roman" w:cs="Times New Roman"/>
        <w:sz w:val="24"/>
        <w:szCs w:val="24"/>
      </w:rPr>
    </w:pPr>
  </w:p>
  <w:p w14:paraId="000001E1" w14:textId="77777777" w:rsidR="007B6A64" w:rsidRDefault="007B6A64">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E2" w14:textId="77777777" w:rsidR="007B6A64" w:rsidRDefault="007B6A64">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BEF54" w14:textId="77777777" w:rsidR="004B7257" w:rsidRDefault="004B7257">
      <w:pPr>
        <w:spacing w:line="240" w:lineRule="auto"/>
      </w:pPr>
      <w:r>
        <w:separator/>
      </w:r>
    </w:p>
  </w:footnote>
  <w:footnote w:type="continuationSeparator" w:id="0">
    <w:p w14:paraId="5141D402" w14:textId="77777777" w:rsidR="004B7257" w:rsidRDefault="004B72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DC" w14:textId="77777777" w:rsidR="007B6A64" w:rsidRDefault="00000000">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199E6458" wp14:editId="6C7C3F76">
          <wp:simplePos x="0" y="0"/>
          <wp:positionH relativeFrom="margin">
            <wp:align>center</wp:align>
          </wp:positionH>
          <wp:positionV relativeFrom="page">
            <wp:posOffset>276225</wp:posOffset>
          </wp:positionV>
          <wp:extent cx="629920" cy="588645"/>
          <wp:effectExtent l="0" t="0" r="0" b="0"/>
          <wp:wrapNone/>
          <wp:docPr id="3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DD" w14:textId="77777777" w:rsidR="007B6A64" w:rsidRDefault="007B6A6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4B7F"/>
    <w:multiLevelType w:val="multilevel"/>
    <w:tmpl w:val="37C60FD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B9762C1"/>
    <w:multiLevelType w:val="multilevel"/>
    <w:tmpl w:val="A6A0C9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B0257D8"/>
    <w:multiLevelType w:val="multilevel"/>
    <w:tmpl w:val="998E7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0E1523A"/>
    <w:multiLevelType w:val="multilevel"/>
    <w:tmpl w:val="939645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0F60197"/>
    <w:multiLevelType w:val="multilevel"/>
    <w:tmpl w:val="4AE480E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63E7524D"/>
    <w:multiLevelType w:val="multilevel"/>
    <w:tmpl w:val="348C6C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1C8671E"/>
    <w:multiLevelType w:val="multilevel"/>
    <w:tmpl w:val="771CE3C4"/>
    <w:lvl w:ilvl="0">
      <w:start w:val="1"/>
      <w:numFmt w:val="upperLetter"/>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09708991">
    <w:abstractNumId w:val="3"/>
  </w:num>
  <w:num w:numId="2" w16cid:durableId="1356005725">
    <w:abstractNumId w:val="2"/>
  </w:num>
  <w:num w:numId="3" w16cid:durableId="1518033719">
    <w:abstractNumId w:val="1"/>
  </w:num>
  <w:num w:numId="4" w16cid:durableId="1627815802">
    <w:abstractNumId w:val="4"/>
  </w:num>
  <w:num w:numId="5" w16cid:durableId="36709204">
    <w:abstractNumId w:val="0"/>
  </w:num>
  <w:num w:numId="6" w16cid:durableId="1477989009">
    <w:abstractNumId w:val="6"/>
  </w:num>
  <w:num w:numId="7" w16cid:durableId="66598600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an Geovani Cuartas Donado">
    <w15:presenceInfo w15:providerId="AD" w15:userId="S::fcuartas@sena.edu.co::313bfe7d-8105-4b57-9c77-0b6dea134f03"/>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A64"/>
    <w:rsid w:val="0007020E"/>
    <w:rsid w:val="000946DF"/>
    <w:rsid w:val="0018674D"/>
    <w:rsid w:val="002C4FFF"/>
    <w:rsid w:val="002E0203"/>
    <w:rsid w:val="00304344"/>
    <w:rsid w:val="00377EAC"/>
    <w:rsid w:val="003848EE"/>
    <w:rsid w:val="003F3135"/>
    <w:rsid w:val="003F7AD9"/>
    <w:rsid w:val="00420C0F"/>
    <w:rsid w:val="004B7257"/>
    <w:rsid w:val="004C1202"/>
    <w:rsid w:val="005533CC"/>
    <w:rsid w:val="0065712F"/>
    <w:rsid w:val="007B6A64"/>
    <w:rsid w:val="00863BBD"/>
    <w:rsid w:val="00A037B9"/>
    <w:rsid w:val="00B645F0"/>
    <w:rsid w:val="00C35F17"/>
    <w:rsid w:val="00C364E7"/>
    <w:rsid w:val="00D4555D"/>
    <w:rsid w:val="00EB6C2B"/>
    <w:rsid w:val="00F916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982FE"/>
  <w15:docId w15:val="{1676C181-3228-4B8C-87D4-E9F8B0842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11">
    <w:name w:val="Table Normal1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21">
    <w:name w:val="21"/>
    <w:basedOn w:val="Tablanormal"/>
    <w:tblPr>
      <w:tblStyleRowBandSize w:val="1"/>
      <w:tblStyleColBandSize w:val="1"/>
      <w:tblCellMar>
        <w:top w:w="100" w:type="dxa"/>
        <w:left w:w="100" w:type="dxa"/>
        <w:bottom w:w="100" w:type="dxa"/>
        <w:right w:w="100" w:type="dxa"/>
      </w:tblCellMar>
    </w:tblPr>
  </w:style>
  <w:style w:type="table" w:customStyle="1" w:styleId="20">
    <w:name w:val="20"/>
    <w:basedOn w:val="Tablanormal"/>
    <w:tblPr>
      <w:tblStyleRowBandSize w:val="1"/>
      <w:tblStyleColBandSize w:val="1"/>
      <w:tblCellMar>
        <w:top w:w="100" w:type="dxa"/>
        <w:left w:w="100" w:type="dxa"/>
        <w:bottom w:w="100" w:type="dxa"/>
        <w:right w:w="100" w:type="dxa"/>
      </w:tblCellMar>
    </w:tblPr>
  </w:style>
  <w:style w:type="table" w:customStyle="1" w:styleId="19">
    <w:name w:val="19"/>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18">
    <w:name w:val="18"/>
    <w:basedOn w:val="TableNormal1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1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1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1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11"/>
    <w:tblPr>
      <w:tblStyleRowBandSize w:val="1"/>
      <w:tblStyleColBandSize w:val="1"/>
      <w:tblCellMar>
        <w:left w:w="70" w:type="dxa"/>
        <w:right w:w="70" w:type="dxa"/>
      </w:tblCellMar>
    </w:tblPr>
  </w:style>
  <w:style w:type="table" w:customStyle="1" w:styleId="13">
    <w:name w:val="13"/>
    <w:basedOn w:val="TableNormal11"/>
    <w:tblPr>
      <w:tblStyleRowBandSize w:val="1"/>
      <w:tblStyleColBandSize w:val="1"/>
      <w:tblCellMar>
        <w:top w:w="15" w:type="dxa"/>
        <w:left w:w="15" w:type="dxa"/>
        <w:bottom w:w="15" w:type="dxa"/>
        <w:right w:w="15" w:type="dxa"/>
      </w:tblCellMar>
    </w:tblPr>
  </w:style>
  <w:style w:type="table" w:customStyle="1" w:styleId="12">
    <w:name w:val="12"/>
    <w:basedOn w:val="TableNormal11"/>
    <w:tblPr>
      <w:tblStyleRowBandSize w:val="1"/>
      <w:tblStyleColBandSize w:val="1"/>
      <w:tblCellMar>
        <w:top w:w="15" w:type="dxa"/>
        <w:left w:w="15" w:type="dxa"/>
        <w:bottom w:w="15" w:type="dxa"/>
        <w:right w:w="15" w:type="dxa"/>
      </w:tblCellMar>
    </w:tblPr>
  </w:style>
  <w:style w:type="table" w:customStyle="1" w:styleId="11">
    <w:name w:val="11"/>
    <w:basedOn w:val="TableNormal11"/>
    <w:tblPr>
      <w:tblStyleRowBandSize w:val="1"/>
      <w:tblStyleColBandSize w:val="1"/>
      <w:tblCellMar>
        <w:left w:w="115" w:type="dxa"/>
        <w:right w:w="115" w:type="dxa"/>
      </w:tblCellMar>
    </w:tblPr>
  </w:style>
  <w:style w:type="table" w:customStyle="1" w:styleId="10">
    <w:name w:val="10"/>
    <w:basedOn w:val="TableNormal11"/>
    <w:tblPr>
      <w:tblStyleRowBandSize w:val="1"/>
      <w:tblStyleColBandSize w:val="1"/>
      <w:tblCellMar>
        <w:left w:w="115" w:type="dxa"/>
        <w:right w:w="115" w:type="dxa"/>
      </w:tblCellMar>
    </w:tblPr>
  </w:style>
  <w:style w:type="table" w:customStyle="1" w:styleId="9">
    <w:name w:val="9"/>
    <w:basedOn w:val="TableNormal1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1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eNormal1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
    <w:name w:val="6"/>
    <w:basedOn w:val="TableNormal1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
    <w:name w:val="5"/>
    <w:basedOn w:val="TableNormal1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TableNormal1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TableNormal1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TableNormal1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TableNormal1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character" w:customStyle="1" w:styleId="Ttulo1Car">
    <w:name w:val="Título 1 Car"/>
    <w:basedOn w:val="Fuentedeprrafopredeter"/>
    <w:link w:val="Ttulo1"/>
    <w:uiPriority w:val="9"/>
    <w:rsid w:val="003C4906"/>
    <w:rPr>
      <w:sz w:val="40"/>
      <w:szCs w:val="40"/>
    </w:rPr>
  </w:style>
  <w:style w:type="paragraph" w:styleId="Bibliografa">
    <w:name w:val="Bibliography"/>
    <w:basedOn w:val="Normal"/>
    <w:next w:val="Normal"/>
    <w:uiPriority w:val="37"/>
    <w:unhideWhenUsed/>
    <w:rsid w:val="003C4906"/>
  </w:style>
  <w:style w:type="character" w:customStyle="1" w:styleId="Mencinsinresolver3">
    <w:name w:val="Mención sin resolver3"/>
    <w:basedOn w:val="Fuentedeprrafopredeter"/>
    <w:uiPriority w:val="99"/>
    <w:semiHidden/>
    <w:unhideWhenUsed/>
    <w:rsid w:val="00313C26"/>
    <w:rPr>
      <w:color w:val="605E5C"/>
      <w:shd w:val="clear" w:color="auto" w:fill="E1DFDD"/>
    </w:rPr>
  </w:style>
  <w:style w:type="paragraph" w:styleId="Sinespaciado">
    <w:name w:val="No Spacing"/>
    <w:uiPriority w:val="1"/>
    <w:qFormat/>
    <w:rsid w:val="00625ACD"/>
    <w:pPr>
      <w:spacing w:line="240" w:lineRule="auto"/>
    </w:pPr>
  </w:style>
  <w:style w:type="character" w:styleId="Textoennegrita">
    <w:name w:val="Strong"/>
    <w:basedOn w:val="Fuentedeprrafopredeter"/>
    <w:uiPriority w:val="22"/>
    <w:qFormat/>
    <w:rsid w:val="00F74C6E"/>
    <w:rPr>
      <w:b/>
      <w:bCs/>
    </w:rPr>
  </w:style>
  <w:style w:type="character" w:customStyle="1" w:styleId="Mencinsinresolver4">
    <w:name w:val="Mención sin resolver4"/>
    <w:basedOn w:val="Fuentedeprrafopredeter"/>
    <w:uiPriority w:val="99"/>
    <w:semiHidden/>
    <w:unhideWhenUsed/>
    <w:rsid w:val="000A292B"/>
    <w:rPr>
      <w:color w:val="605E5C"/>
      <w:shd w:val="clear" w:color="auto" w:fill="E1DFDD"/>
    </w:rPr>
  </w:style>
  <w:style w:type="character" w:styleId="nfasis">
    <w:name w:val="Emphasis"/>
    <w:basedOn w:val="Fuentedeprrafopredeter"/>
    <w:uiPriority w:val="20"/>
    <w:qFormat/>
    <w:rsid w:val="001849E5"/>
    <w:rPr>
      <w:i/>
      <w:iCs/>
    </w:rPr>
  </w:style>
  <w:style w:type="character" w:customStyle="1" w:styleId="hgkelc">
    <w:name w:val="hgkelc"/>
    <w:basedOn w:val="Fuentedeprrafopredeter"/>
    <w:rsid w:val="005C6B8D"/>
  </w:style>
  <w:style w:type="table" w:styleId="Tabladecuadrcula3">
    <w:name w:val="Grid Table 3"/>
    <w:basedOn w:val="Tablanormal"/>
    <w:uiPriority w:val="48"/>
    <w:rsid w:val="00D457D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1">
    <w:name w:val="Plain Table 1"/>
    <w:basedOn w:val="Tablanormal"/>
    <w:uiPriority w:val="41"/>
    <w:rsid w:val="00D457D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D457D1"/>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644A63"/>
    <w:rPr>
      <w:color w:val="808080"/>
    </w:rPr>
  </w:style>
  <w:style w:type="paragraph" w:styleId="Textoindependiente">
    <w:name w:val="Body Text"/>
    <w:basedOn w:val="Normal"/>
    <w:link w:val="TextoindependienteCar"/>
    <w:rsid w:val="00A8005B"/>
    <w:pPr>
      <w:spacing w:line="240" w:lineRule="auto"/>
      <w:jc w:val="both"/>
    </w:pPr>
    <w:rPr>
      <w:rFonts w:eastAsia="Times New Roman" w:cs="Times New Roman"/>
      <w:sz w:val="28"/>
      <w:szCs w:val="20"/>
      <w:lang w:eastAsia="es-ES"/>
    </w:rPr>
  </w:style>
  <w:style w:type="character" w:customStyle="1" w:styleId="TextoindependienteCar">
    <w:name w:val="Texto independiente Car"/>
    <w:basedOn w:val="Fuentedeprrafopredeter"/>
    <w:link w:val="Textoindependiente"/>
    <w:rsid w:val="00A8005B"/>
    <w:rPr>
      <w:rFonts w:eastAsia="Times New Roman" w:cs="Times New Roman"/>
      <w:sz w:val="28"/>
      <w:szCs w:val="20"/>
      <w:lang w:eastAsia="es-ES"/>
    </w:rPr>
  </w:style>
  <w:style w:type="paragraph" w:styleId="Textoindependiente3">
    <w:name w:val="Body Text 3"/>
    <w:basedOn w:val="Normal"/>
    <w:link w:val="Textoindependiente3Car"/>
    <w:uiPriority w:val="99"/>
    <w:semiHidden/>
    <w:unhideWhenUsed/>
    <w:rsid w:val="004D333E"/>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4D333E"/>
    <w:rPr>
      <w:sz w:val="16"/>
      <w:szCs w:val="16"/>
    </w:rPr>
  </w:style>
  <w:style w:type="table" w:customStyle="1" w:styleId="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C364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www.youtube.com/watch?v=pQdCVircKs4"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0.jpg"/><Relationship Id="rId39" Type="http://schemas.openxmlformats.org/officeDocument/2006/relationships/hyperlink" Target="https://www.biopasos.com/documentos/048.pdf" TargetMode="External"/><Relationship Id="rId21" Type="http://schemas.openxmlformats.org/officeDocument/2006/relationships/image" Target="media/image5.png"/><Relationship Id="rId34" Type="http://schemas.openxmlformats.org/officeDocument/2006/relationships/hyperlink" Target="https://www.youtube.com/watch?v=eJymjFBeJNE" TargetMode="External"/><Relationship Id="rId42" Type="http://schemas.openxmlformats.org/officeDocument/2006/relationships/hyperlink" Target="https://www.ica.gov.co/getattachment/79b98e64-a258-46d5-9ce1-1375a8312434/Publicacion-20.aspx" TargetMode="External"/><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VU4Ek6FP3KI"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jpg"/><Relationship Id="rId32" Type="http://schemas.openxmlformats.org/officeDocument/2006/relationships/hyperlink" Target="https://www.youtube.com/watch?v=oBd03GITIBM" TargetMode="External"/><Relationship Id="rId37" Type="http://schemas.openxmlformats.org/officeDocument/2006/relationships/hyperlink" Target="https://www.fca-ude.edu.uy/upload/Materiales/ANATOMIA_Y_FISIOLOGIA-0113-0003.pdf" TargetMode="External"/><Relationship Id="rId40" Type="http://schemas.openxmlformats.org/officeDocument/2006/relationships/hyperlink" Target="https://www.minagricultura.gov.co/Normatividad/Paginas/Decreto-1071-2015/CAPITULO-2-Movilizacion-de-Ganado.aspx"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hyperlink" Target="https://www.jica.go.jp/project/bolivia/3065022E0/04/pdf/4-3-1_10.pdf" TargetMode="External"/><Relationship Id="rId10" Type="http://schemas.openxmlformats.org/officeDocument/2006/relationships/endnotes" Target="endnotes.xml"/><Relationship Id="rId19" Type="http://schemas.openxmlformats.org/officeDocument/2006/relationships/hyperlink" Target="https://www.minagricultura.gov.co/Normatividad/Paginas/Decreto-1071-2015/CAPITULO-2-Movilizacion-de-Ganado.aspx" TargetMode="External"/><Relationship Id="rId31" Type="http://schemas.openxmlformats.org/officeDocument/2006/relationships/hyperlink" Target="https://www.youtube.com/watch?v=cZGVzjbJKgY"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youtube.com/watch?v=zgWVX_cWMeo" TargetMode="External"/><Relationship Id="rId43" Type="http://schemas.openxmlformats.org/officeDocument/2006/relationships/hyperlink" Target="http://www.uco.es/organiza/departamentos/prod-animal/economia/aula/img/pictorex/06_07_09_TEMA_23.pdf"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www.youtube.com/watch?v=qCNc27m-CUk" TargetMode="External"/><Relationship Id="rId38" Type="http://schemas.openxmlformats.org/officeDocument/2006/relationships/hyperlink" Target="https://www.ica.gov.co/areas/pecuaria/servicios/enfermedades-animales" TargetMode="External"/><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www.zawec.org/media/com_lazypdf/pdf/Ficha%20ZAWEC%204.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hqJkGjYqKLCsm0YwBlyy7lm/yMkg==">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</go:docsCustomData>
</go:gDocsCustomXmlDataStorage>
</file>

<file path=customXml/itemProps1.xml><?xml version="1.0" encoding="utf-8"?>
<ds:datastoreItem xmlns:ds="http://schemas.openxmlformats.org/officeDocument/2006/customXml" ds:itemID="{251EDF4E-27A4-415C-BDCB-A4203E573E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790ED0-8886-4168-8B8C-7D74A434B339}">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4B198352-DCDF-4CC6-B90A-E663DA72320F}">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21</Pages>
  <Words>4984</Words>
  <Characters>27412</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Fabian Geovani Cuartas Donado</cp:lastModifiedBy>
  <cp:revision>16</cp:revision>
  <dcterms:created xsi:type="dcterms:W3CDTF">2024-03-02T15:10:00Z</dcterms:created>
  <dcterms:modified xsi:type="dcterms:W3CDTF">2024-03-05T21:48:00Z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14581700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xd_Signature">
    <vt:bool>false</vt:bool>
  </property>
  <property fmtid="{D5CDD505-2E9C-101B-9397-08002B2CF9AE}" pid="10" name="xd_ProgID">
    <vt:lpwstr/>
  </property>
  <property fmtid="{D5CDD505-2E9C-101B-9397-08002B2CF9AE}" pid="11" name="TemplateUrl">
    <vt:lpwstr/>
  </property>
  <property fmtid="{D5CDD505-2E9C-101B-9397-08002B2CF9AE}" pid="12" name="MediaServiceImageTags">
    <vt:lpwstr/>
  </property>
</Properties>
</file>